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1F3864"/>
          <w:sz w:val="48"/>
          <w:szCs w:val="48"/>
        </w:rPr>
        <w:t xml:space="preserve">IMMUNODEFICIENCY GENE REFERENCE SEQUENCE PIPELINE</w:t>
      </w:r>
    </w:p>
    <w:p>
      <w:pPr>
        <w:spacing w:after="80" w:before="0"/>
        <w:jc w:val="center"/>
      </w:pPr>
      <w:r>
        <w:rPr>
          <w:b/>
          <w:bCs/>
          <w:color w:val="2E75B6"/>
          <w:sz w:val="28"/>
          <w:szCs w:val="28"/>
        </w:rPr>
        <w:t xml:space="preserve">Pipeline Documentation &amp; Progress Record</w:t>
      </w:r>
    </w:p>
    <w:p>
      <w:pPr>
        <w:spacing w:after="240" w:before="0"/>
        <w:jc w:val="center"/>
      </w:pPr>
      <w:r>
        <w:rPr>
          <w:b w:val="false"/>
          <w:bCs w:val="false"/>
          <w:color w:val="595959"/>
          <w:sz w:val="22"/>
          <w:szCs w:val="22"/>
        </w:rPr>
        <w:t xml:space="preserve">As of March 2026  |  Lund University Thesis Project</w:t>
      </w:r>
    </w:p>
    <w:p>
      <w:pPr>
        <w:spacing w:after="120" w:before="0"/>
        <w:jc w:val="center"/>
      </w:pPr>
      <w:r>
        <w:rPr>
          <w:b/>
          <w:bCs/>
          <w:color w:val="1F3864"/>
          <w:sz w:val="24"/>
          <w:szCs w:val="24"/>
        </w:rPr>
        <w:t xml:space="preserve">Pipeline Status at a Glance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tblGrid>
      <w:tr>
        <w:tc>
          <w:tcPr>
            <w:tcW w:type="dxa" w:w="9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Step</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Stage</w:t>
            </w:r>
          </w:p>
        </w:tc>
        <w:tc>
          <w:tcPr>
            <w:tcW w:type="dxa" w:w="15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IDbases Summary</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RSG Scraping</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Seq Download</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BLAST Submit</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5a</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BED Files (hg16-18)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5b</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LiftOver → hg38</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000000"/>
                <w:sz w:val="20"/>
                <w:szCs w:val="20"/>
              </w:rPr>
              <w:t xml:space="preserve">5c</w:t>
            </w:r>
          </w:p>
        </w:tc>
        <w:tc>
          <w:tcPr>
            <w:tcW w:type="dxa" w:w="2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val="false"/>
                <w:bCs w:val="false"/>
                <w:color w:val="000000"/>
                <w:sz w:val="20"/>
                <w:szCs w:val="20"/>
              </w:rPr>
              <w:t xml:space="preserve">BED → VCF</w:t>
            </w:r>
          </w:p>
        </w:tc>
        <w:tc>
          <w:tcPr>
            <w:tcW w:type="dxa" w:w="15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top"/>
          </w:tcPr>
          <w:p>
            <w:pPr>
              <w:spacing w:after="30" w:before="30"/>
            </w:pPr>
            <w:r>
              <w:rPr>
                <w:b/>
                <w:bCs/>
                <w:color w:val="375623"/>
                <w:sz w:val="20"/>
                <w:szCs w:val="20"/>
              </w:rPr>
              <w:t xml:space="preserve">DONE</w:t>
            </w:r>
          </w:p>
        </w:tc>
      </w:tr>
      <w:tr>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30" w:before="30"/>
            </w:pPr>
            <w:r>
              <w:rPr>
                <w:b/>
                <w:bCs/>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30" w:before="30"/>
            </w:pPr>
            <w:r>
              <w:rPr>
                <w:b w:val="false"/>
                <w:bCs w:val="false"/>
                <w:color w:val="000000"/>
                <w:sz w:val="20"/>
                <w:szCs w:val="20"/>
              </w:rPr>
              <w:t xml:space="preserve">Mutalyzer Analysis</w:t>
            </w:r>
          </w:p>
        </w:tc>
        <w:tc>
          <w:tcPr>
            <w:tcW w:type="dxa" w:w="1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top"/>
          </w:tcPr>
          <w:p>
            <w:pPr>
              <w:spacing w:after="30" w:before="30"/>
            </w:pPr>
            <w:r>
              <w:rPr>
                <w:b/>
                <w:bCs/>
                <w:color w:val="7F6000"/>
                <w:sz w:val="20"/>
                <w:szCs w:val="20"/>
              </w:rPr>
              <w:t xml:space="preserve">IN PROGRESS</w:t>
            </w:r>
          </w:p>
        </w:tc>
      </w:tr>
    </w:tbl>
    <w:p>
      <w:pPr>
        <w:spacing w:after="40" w:before="40"/>
      </w:pPr>
    </w:p>
    <w:p>
      <w:r>
        <w:br w:type="page"/>
      </w:r>
    </w:p>
    <w:p>
      <w:pPr>
        <w:pStyle w:val="Heading1"/>
        <w:pBdr>
          <w:bottom w:val="single" w:color="1F3864" w:sz="8" w:space="4"/>
        </w:pBdr>
        <w:spacing w:after="160" w:before="360"/>
      </w:pPr>
      <w:r>
        <w:rPr>
          <w:rFonts w:ascii="Arial" w:cs="Arial" w:eastAsia="Arial" w:hAnsi="Arial"/>
          <w:b/>
          <w:bCs/>
          <w:color w:val="1F3864"/>
          <w:sz w:val="36"/>
          <w:szCs w:val="36"/>
        </w:rPr>
        <w:t xml:space="preserve">1.  Project Overview</w:t>
      </w:r>
    </w:p>
    <w:p>
      <w:pPr>
        <w:spacing w:after="60" w:before="60"/>
      </w:pPr>
      <w:r>
        <w:rPr>
          <w:b w:val="false"/>
          <w:bCs w:val="false"/>
          <w:color w:val="000000"/>
          <w:sz w:val="22"/>
          <w:szCs w:val="22"/>
        </w:rPr>
        <w:t xml:space="preserve">This pipeline establishes </w:t>
      </w:r>
      <w:r>
        <w:rPr>
          <w:b/>
          <w:bCs/>
          <w:color w:val="000000"/>
          <w:sz w:val="22"/>
          <w:szCs w:val="22"/>
        </w:rPr>
        <w:t xml:space="preserve">reference sequences for 131 immunodeficiency genes</w:t>
      </w:r>
      <w:r>
        <w:rPr>
          <w:b w:val="false"/>
          <w:bCs w:val="false"/>
          <w:color w:val="000000"/>
          <w:sz w:val="22"/>
          <w:szCs w:val="22"/>
        </w:rPr>
        <w:t xml:space="preserve"> catalogued in the IDbases project (Lund University), with the ultimate goal of enabling standardised mutation reporting via Mutalyzer and HGVS nomenclature. The wider thesis aim is to migrate all 131 IDbases locus-specific databases (LSDBs) into the Leiden Open Variation Database (LOVD) platform, aligning variant coordinates with GRCh38 / MANE transcripts for long-term interoperability.</w:t>
      </w:r>
    </w:p>
    <w:p>
      <w:pPr>
        <w:spacing w:after="40" w:before="40"/>
      </w:pPr>
    </w:p>
    <w:p>
      <w:pPr>
        <w:spacing w:after="60" w:before="60"/>
      </w:pPr>
      <w:r>
        <w:rPr>
          <w:b w:val="false"/>
          <w:bCs w:val="false"/>
          <w:color w:val="000000"/>
          <w:sz w:val="22"/>
          <w:szCs w:val="22"/>
        </w:rPr>
        <w:t xml:space="preserve">IDbases currently houses </w:t>
      </w:r>
      <w:r>
        <w:rPr>
          <w:b/>
          <w:bCs/>
          <w:color w:val="000000"/>
          <w:sz w:val="22"/>
          <w:szCs w:val="22"/>
        </w:rPr>
        <w:t xml:space="preserve">4,871 patient records</w:t>
      </w:r>
      <w:r>
        <w:rPr>
          <w:b w:val="false"/>
          <w:bCs w:val="false"/>
          <w:color w:val="000000"/>
          <w:sz w:val="22"/>
          <w:szCs w:val="22"/>
        </w:rPr>
        <w:t xml:space="preserve"> across 131 public gene databases (7,292 total patients; 2,421 BTKbase patients already migrated and therefore out of scope). The databases are maintained by the Protein Structure and Bioinformatics Group at Lund University using the MUTbase software suite (developed since 1999), which lacks API support and modern interoperability features.</w:t>
      </w:r>
    </w:p>
    <w:p>
      <w:pPr>
        <w:spacing w:after="40" w:before="40"/>
      </w:pPr>
    </w:p>
    <w:p>
      <w:pPr>
        <w:spacing w:after="60" w:before="60"/>
      </w:pPr>
      <w:r>
        <w:rPr>
          <w:b w:val="false"/>
          <w:bCs w:val="false"/>
          <w:color w:val="000000"/>
          <w:sz w:val="22"/>
          <w:szCs w:val="22"/>
        </w:rPr>
        <w:t xml:space="preserve">The pipeline maps IDbases gene entries to NCBI RefSeqGene (RSG) records and historic human genome assemblies (hg16/17/18) via BLAST, produces BED files, lifts coordinates to GRCh38/hg38, converts to VCF, and prepares Mutalyzer-compatible HGVS variant descriptions.</w:t>
      </w:r>
    </w:p>
    <w:p>
      <w:pPr>
        <w:spacing w:after="40" w:before="40"/>
      </w:pPr>
    </w:p>
    <w:p>
      <w:pPr>
        <w:pStyle w:val="Heading2"/>
        <w:spacing w:after="100" w:before="280"/>
      </w:pPr>
      <w:r>
        <w:rPr>
          <w:rFonts w:ascii="Arial" w:cs="Arial" w:eastAsia="Arial" w:hAnsi="Arial"/>
          <w:b/>
          <w:bCs/>
          <w:color w:val="2E75B6"/>
          <w:sz w:val="28"/>
          <w:szCs w:val="28"/>
        </w:rPr>
        <w:t xml:space="preserve">1.1  Key Resources</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20"/>
                <w:szCs w:val="20"/>
              </w:rPr>
              <w:t xml:space="preserve">Resource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r>
              <w:rPr>
                <w:b/>
                <w:bCs/>
                <w:color w:val="000000"/>
                <w:sz w:val="20"/>
                <w:szCs w:val="20"/>
              </w:rPr>
              <w:t xml:space="preserve">Description / Location</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b/>
                <w:bCs/>
                <w:color w:val="000000"/>
                <w:sz w:val="20"/>
                <w:szCs w:val="20"/>
              </w:rPr>
              <w:t xml:space="preserve">IDbases portal</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r>
              <w:rPr>
                <w:b w:val="false"/>
                <w:bCs w:val="false"/>
                <w:color w:val="000000"/>
                <w:sz w:val="20"/>
                <w:szCs w:val="20"/>
              </w:rPr>
              <w:t xml:space="preserve">structure.bmc.lu.se/idbase — 131 immunodeficiency mutation databases (LSDBs)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b/>
                <w:bCs/>
                <w:color w:val="000000"/>
                <w:sz w:val="20"/>
                <w:szCs w:val="20"/>
              </w:rPr>
              <w:t xml:space="preserve">idbase/ folder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r>
              <w:rPr>
                <w:rFonts w:ascii="Courier New" w:cs="Courier New" w:eastAsia="Courier New" w:hAnsi="Courier New"/>
                <w:color w:val="2C2C2C"/>
                <w:sz w:val="20"/>
                <w:szCs w:val="20"/>
              </w:rPr>
              <w:t xml:space="preserve">02_Source_Database/idbase/</w:t>
            </w:r>
            <w:r>
              <w:rPr>
                <w:b w:val="false"/>
                <w:bCs w:val="false"/>
                <w:color w:val="000000"/>
                <w:sz w:val="20"/>
                <w:szCs w:val="20"/>
              </w:rPr>
              <w:t xml:space="preserve">  — one sub-folder per gene (e.g. ADAbase/), each containing a *pub.html file</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b/>
                <w:bCs/>
                <w:color w:val="000000"/>
                <w:sz w:val="20"/>
                <w:szCs w:val="20"/>
              </w:rPr>
              <w:t xml:space="preserve">LRG_RefSeqGene.txt</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r>
              <w:rPr>
                <w:b w:val="false"/>
                <w:bCs w:val="false"/>
                <w:color w:val="000000"/>
                <w:sz w:val="20"/>
                <w:szCs w:val="20"/>
              </w:rPr>
              <w:t xml:space="preserve">NCBI FTP mapping file: LRG accessions → RefSeqGene NG_ accessions. Used in Step 2.</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b/>
                <w:bCs/>
                <w:color w:val="000000"/>
                <w:sz w:val="20"/>
                <w:szCs w:val="20"/>
              </w:rPr>
              <w:t xml:space="preserve">LUNARC (Cosmos)</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r>
              <w:rPr>
                <w:b w:val="false"/>
                <w:bCs w:val="false"/>
                <w:color w:val="000000"/>
                <w:sz w:val="20"/>
                <w:szCs w:val="20"/>
              </w:rPr>
              <w:t xml:space="preserve">HPC cluster at Lund University used for BLAST jobs (SLURM queue). Note: Cosmos cluster, not Aurora.</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b/>
                <w:bCs/>
                <w:color w:val="000000"/>
                <w:sz w:val="20"/>
                <w:szCs w:val="20"/>
              </w:rPr>
              <w:t xml:space="preserve">Mutalyzer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hyperlink w:history="1" r:id="rIdd-wk3llpht53t5pxcxztl">
              <w:r>
                <w:rPr>
                  <w:rStyle w:val="Hyperlink"/>
                  <w:sz w:val="20"/>
                  <w:szCs w:val="20"/>
                </w:rPr>
                <w:t xml:space="preserve">https://mutalyzer.nl</w:t>
              </w:r>
            </w:hyperlink>
            <w:r>
              <w:rPr>
                <w:b w:val="false"/>
                <w:bCs w:val="false"/>
                <w:color w:val="000000"/>
                <w:sz w:val="20"/>
                <w:szCs w:val="20"/>
              </w:rPr>
              <w:t xml:space="preserve"> — variant description normalisation and liftover</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b/>
                <w:bCs/>
                <w:color w:val="000000"/>
                <w:sz w:val="20"/>
                <w:szCs w:val="20"/>
              </w:rPr>
              <w:t xml:space="preserve">UCSC LiftOver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30" w:before="30"/>
            </w:pPr>
            <w:r>
              <w:rPr>
                <w:b w:val="false"/>
                <w:bCs w:val="false"/>
                <w:color w:val="000000"/>
                <w:sz w:val="20"/>
                <w:szCs w:val="20"/>
              </w:rPr>
              <w:t xml:space="preserve">UCSC command-line liftOver tool used to convert hg16/17/18 BED coordinates to GRCh38/hg38</w:t>
            </w:r>
          </w:p>
        </w:tc>
      </w:tr>
    </w:tbl>
    <w:p>
      <w:pPr>
        <w:spacing w:after="40" w:before="40"/>
      </w:pPr>
    </w:p>
    <w:p>
      <w:pPr>
        <w:pStyle w:val="Heading2"/>
        <w:spacing w:after="100" w:before="280"/>
      </w:pPr>
      <w:r>
        <w:rPr>
          <w:rFonts w:ascii="Arial" w:cs="Arial" w:eastAsia="Arial" w:hAnsi="Arial"/>
          <w:b/>
          <w:bCs/>
          <w:color w:val="2E75B6"/>
          <w:sz w:val="28"/>
          <w:szCs w:val="28"/>
        </w:rPr>
        <w:t xml:space="preserve">1.2  Gene Coverage Summary</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Metric</w:t>
            </w:r>
          </w:p>
        </w:tc>
        <w:tc>
          <w:tcPr>
            <w:tcW w:type="dxa" w:w="46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Value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Total IDbases genes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131</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Total mutations extracted (all_mutations.tsv)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2E75B6"/>
                <w:sz w:val="20"/>
                <w:szCs w:val="20"/>
              </w:rPr>
              <w:t xml:space="preserve">7,341</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Genes with RefSeqGene (RSG) accession</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375623"/>
                <w:sz w:val="20"/>
                <w:szCs w:val="20"/>
              </w:rPr>
              <w:t xml:space="preserve">122</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Genes without RSG (chromosomal NC_ path)</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843C0C"/>
                <w:sz w:val="20"/>
                <w:szCs w:val="20"/>
              </w:rPr>
              <w:t xml:space="preserve">10</w:t>
            </w:r>
            <w:r>
              <w:rPr>
                <w:b w:val="false"/>
                <w:bCs w:val="false"/>
                <w:color w:val="000000"/>
                <w:sz w:val="18"/>
                <w:szCs w:val="18"/>
              </w:rPr>
              <w:t xml:space="preserve">  (CD40L, IL12RB1, MRE11A, NP, TAZ, BIRC4, ELA2, IGHG2, IGHM, MAPBPIP)</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BLAST 100% identity hits (First hits.csv)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Available per gene across hg16, hg17, hg18</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BED files generated (hg16/17/18)</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2E75B6"/>
                <w:sz w:val="20"/>
                <w:szCs w:val="20"/>
              </w:rPr>
              <w:t xml:space="preserve">262</w:t>
            </w:r>
            <w:r>
              <w:rPr>
                <w:b w:val="false"/>
                <w:bCs w:val="false"/>
                <w:color w:val="000000"/>
                <w:sz w:val="18"/>
                <w:szCs w:val="18"/>
              </w:rPr>
              <w:t xml:space="preserve">  files in 03_BED_Files/BED/</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BED files post-LiftOver (hg38)</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2E75B6"/>
                <w:sz w:val="20"/>
                <w:szCs w:val="20"/>
              </w:rPr>
              <w:t xml:space="preserve">131</w:t>
            </w:r>
            <w:r>
              <w:rPr>
                <w:b w:val="false"/>
                <w:bCs w:val="false"/>
                <w:color w:val="000000"/>
                <w:sz w:val="18"/>
                <w:szCs w:val="18"/>
              </w:rPr>
              <w:t xml:space="preserve">  files in 03_BED_Files/BED/hg38/</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VCF variants (all_variants_hg38.vcf)</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2E75B6"/>
                <w:sz w:val="20"/>
                <w:szCs w:val="20"/>
              </w:rPr>
              <w:t xml:space="preserve">~1,189</w:t>
            </w:r>
            <w:r>
              <w:rPr>
                <w:b w:val="false"/>
                <w:bCs w:val="false"/>
                <w:color w:val="000000"/>
                <w:sz w:val="18"/>
                <w:szCs w:val="18"/>
              </w:rPr>
              <w:t xml:space="preserve">  deduplicated variants across all genes</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Mutalyzer batch input entries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2E75B6"/>
                <w:sz w:val="20"/>
                <w:szCs w:val="20"/>
              </w:rPr>
              <w:t xml:space="preserve">1,144</w:t>
            </w:r>
            <w:r>
              <w:rPr>
                <w:b w:val="false"/>
                <w:bCs w:val="false"/>
                <w:color w:val="000000"/>
                <w:sz w:val="18"/>
                <w:szCs w:val="18"/>
              </w:rPr>
              <w:t xml:space="preserve">  NC_-format entries in mutalyzer_batch_input.txt</w:t>
            </w:r>
          </w:p>
        </w:tc>
      </w:tr>
    </w:tbl>
    <w:p>
      <w:pPr>
        <w:spacing w:after="40" w:before="40"/>
      </w:pPr>
    </w:p>
    <w:p>
      <w:pPr>
        <w:pStyle w:val="Heading2"/>
        <w:spacing w:after="100" w:before="280"/>
      </w:pPr>
      <w:r>
        <w:rPr>
          <w:rFonts w:ascii="Arial" w:cs="Arial" w:eastAsia="Arial" w:hAnsi="Arial"/>
          <w:b/>
          <w:bCs/>
          <w:color w:val="2E75B6"/>
          <w:sz w:val="28"/>
          <w:szCs w:val="28"/>
        </w:rPr>
        <w:t xml:space="preserve">1.3  ADA as Prototype</w:t>
      </w:r>
    </w:p>
    <w:p>
      <w:pPr>
        <w:spacing w:after="60" w:before="60"/>
      </w:pPr>
      <w:r>
        <w:rPr>
          <w:b w:val="false"/>
          <w:bCs w:val="false"/>
          <w:color w:val="000000"/>
          <w:sz w:val="22"/>
          <w:szCs w:val="22"/>
        </w:rPr>
        <w:t xml:space="preserve">The </w:t>
      </w:r>
      <w:r>
        <w:rPr>
          <w:b/>
          <w:bCs/>
          <w:color w:val="000000"/>
          <w:sz w:val="22"/>
          <w:szCs w:val="22"/>
        </w:rPr>
        <w:t xml:space="preserve">ADA</w:t>
      </w:r>
      <w:r>
        <w:rPr>
          <w:b w:val="false"/>
          <w:bCs w:val="false"/>
          <w:color w:val="000000"/>
          <w:sz w:val="22"/>
          <w:szCs w:val="22"/>
        </w:rPr>
        <w:t xml:space="preserve"> gene (Adenosine Deaminase) was used as the prototype throughout the pipeline. Its RefSeqGene accession </w:t>
      </w:r>
      <w:r>
        <w:rPr>
          <w:b/>
          <w:bCs/>
          <w:color w:val="000000"/>
          <w:sz w:val="22"/>
          <w:szCs w:val="22"/>
        </w:rPr>
        <w:t xml:space="preserve">NG_007385.1 (LRG_16)</w:t>
      </w:r>
      <w:r>
        <w:rPr>
          <w:b w:val="false"/>
          <w:bCs w:val="false"/>
          <w:color w:val="000000"/>
          <w:sz w:val="22"/>
          <w:szCs w:val="22"/>
        </w:rPr>
        <w:t xml:space="preserve"> is a full genomic sequence of ~34.2 kb, covering all exons, introns, and flanking regions of chromosome 20q13 — not merely the CDS. The BLAST alignment against hg16 confirms the sequence maps to chr20:43,932,593–43,966,805 (reverse strand). This full-genomic convention applies to all RSG records in the pipeline.</w:t>
      </w:r>
    </w:p>
    <w:p>
      <w:r>
        <w:br w:type="page"/>
      </w:r>
    </w:p>
    <w:p>
      <w:pPr>
        <w:pStyle w:val="Heading1"/>
        <w:pBdr>
          <w:bottom w:val="single" w:color="1F3864" w:sz="8" w:space="4"/>
        </w:pBdr>
        <w:spacing w:after="160" w:before="360"/>
      </w:pPr>
      <w:r>
        <w:rPr>
          <w:rFonts w:ascii="Arial" w:cs="Arial" w:eastAsia="Arial" w:hAnsi="Arial"/>
          <w:b/>
          <w:bCs/>
          <w:color w:val="1F3864"/>
          <w:sz w:val="36"/>
          <w:szCs w:val="36"/>
        </w:rPr>
        <w:t xml:space="preserve">2.  Pipeline Steps — Detailed</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1</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IDbases Summary &amp; Mutation Extraction</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IDbases pub.html files — one per gene in </w:t>
            </w:r>
            <w:r>
              <w:rPr>
                <w:rFonts w:ascii="Courier New" w:cs="Courier New" w:eastAsia="Courier New" w:hAnsi="Courier New"/>
                <w:color w:val="2C2C2C"/>
                <w:sz w:val="20"/>
                <w:szCs w:val="20"/>
              </w:rPr>
              <w:t xml:space="preserve">02_Source_Database/idbase/</w:t>
            </w:r>
            <w:r>
              <w:rPr>
                <w:b w:val="false"/>
                <w:bCs w:val="false"/>
                <w:color w:val="000000"/>
                <w:sz w:val="20"/>
                <w:szCs w:val="20"/>
              </w:rPr>
              <w:t xml:space="preserve"> (e.g. ADAbase/adapub.html)</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all_mutations.tsv</w:t>
            </w:r>
            <w:r>
              <w:rPr>
                <w:b w:val="false"/>
                <w:bCs w:val="false"/>
                <w:color w:val="000000"/>
                <w:sz w:val="20"/>
                <w:szCs w:val="20"/>
              </w:rPr>
              <w:t xml:space="preserve"> — 7,341 DNA mutations across 131 genes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Script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extract_mutations.py</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Parses /loc: IDRefSeq entries from each pub.html, extracting: gene symbol, patient accession (e.g. A0052), systematic name (HGVS-like), DNA position start/end (1-based IDRefSeq coordinates), mutation type (point/deletion/insertion), allele number. Genes are detected by folder suffix 'base'; ImmunomeBase is excluded. Duplicate (accession, allele, position) entries are deduplicated. HTML tags are stripped before parsing.</w:t>
            </w:r>
          </w:p>
        </w:tc>
      </w:tr>
    </w:tbl>
    <w:p>
      <w:pPr>
        <w:spacing w:after="40" w:before="40"/>
      </w:pPr>
    </w:p>
    <w:p>
      <w:pPr>
        <w:pStyle w:val="Heading3"/>
        <w:spacing w:after="80" w:before="200"/>
      </w:pPr>
      <w:r>
        <w:rPr>
          <w:rFonts w:ascii="Arial" w:cs="Arial" w:eastAsia="Arial" w:hAnsi="Arial"/>
          <w:b/>
          <w:bCs/>
          <w:color w:val="1F3864"/>
          <w:sz w:val="24"/>
          <w:szCs w:val="24"/>
        </w:rPr>
        <w:t xml:space="preserve">Step 1 — Script Logic: extract_mutations.py</w:t>
      </w:r>
    </w:p>
    <w:p>
      <w:pPr>
        <w:spacing w:after="60" w:before="60"/>
      </w:pPr>
      <w:r>
        <w:rPr>
          <w:b w:val="false"/>
          <w:bCs w:val="false"/>
          <w:color w:val="000000"/>
          <w:sz w:val="20"/>
          <w:szCs w:val="20"/>
        </w:rPr>
        <w:t xml:space="preserve">The script iterates all *base folders in </w:t>
      </w:r>
      <w:r>
        <w:rPr>
          <w:rFonts w:ascii="Courier New" w:cs="Courier New" w:eastAsia="Courier New" w:hAnsi="Courier New"/>
          <w:color w:val="2C2C2C"/>
          <w:sz w:val="20"/>
          <w:szCs w:val="20"/>
        </w:rPr>
        <w:t xml:space="preserve">02_Source_Database/idbase/</w:t>
      </w:r>
      <w:r>
        <w:rPr>
          <w:b w:val="false"/>
          <w:bCs w:val="false"/>
          <w:color w:val="000000"/>
          <w:sz w:val="20"/>
          <w:szCs w:val="20"/>
        </w:rPr>
        <w:t xml:space="preserve">, strips HTML tags, then parses line-by-line. Key parsing rules:</w:t>
      </w:r>
    </w:p>
    <w:p>
      <w:pPr>
        <w:pStyle w:val="ListParagraph"/>
        <w:numPr>
          <w:ilvl w:val="0"/>
          <w:numId w:val="2"/>
        </w:numPr>
        <w:spacing w:after="40" w:before="40"/>
      </w:pPr>
      <w:r>
        <w:rPr>
          <w:b/>
          <w:bCs/>
          <w:color w:val="000000"/>
          <w:sz w:val="20"/>
          <w:szCs w:val="20"/>
        </w:rPr>
        <w:t xml:space="preserve">Accession lines</w:t>
      </w:r>
      <w:r>
        <w:rPr>
          <w:b w:val="false"/>
          <w:bCs w:val="false"/>
          <w:color w:val="000000"/>
          <w:sz w:val="20"/>
          <w:szCs w:val="20"/>
        </w:rPr>
        <w:t xml:space="preserve"> (e.g. 'Accession A0052') reset the current record's state.</w:t>
      </w:r>
    </w:p>
    <w:p>
      <w:pPr>
        <w:pStyle w:val="ListParagraph"/>
        <w:numPr>
          <w:ilvl w:val="0"/>
          <w:numId w:val="2"/>
        </w:numPr>
        <w:spacing w:after="40" w:before="40"/>
      </w:pPr>
      <w:r>
        <w:rPr>
          <w:b/>
          <w:bCs/>
          <w:color w:val="000000"/>
          <w:sz w:val="20"/>
          <w:szCs w:val="20"/>
        </w:rPr>
        <w:t xml:space="preserve">Systematic name lines</w:t>
      </w:r>
      <w:r>
        <w:rPr>
          <w:b w:val="false"/>
          <w:bCs w:val="false"/>
          <w:color w:val="000000"/>
          <w:sz w:val="20"/>
          <w:szCs w:val="20"/>
        </w:rPr>
        <w:t xml:space="preserve"> are concatenated (some entries have multi-allele names on successive lines, separated by '; ').</w:t>
      </w:r>
    </w:p>
    <w:p>
      <w:pPr>
        <w:pStyle w:val="ListParagraph"/>
        <w:numPr>
          <w:ilvl w:val="0"/>
          <w:numId w:val="2"/>
        </w:numPr>
        <w:spacing w:after="40" w:before="40"/>
      </w:pPr>
      <w:r>
        <w:rPr>
          <w:b/>
          <w:bCs/>
          <w:color w:val="000000"/>
          <w:sz w:val="20"/>
          <w:szCs w:val="20"/>
        </w:rPr>
        <w:t xml:space="preserve">Feature dna; blocks</w:t>
      </w:r>
      <w:r>
        <w:rPr>
          <w:b w:val="false"/>
          <w:bCs w:val="false"/>
          <w:color w:val="000000"/>
          <w:sz w:val="20"/>
          <w:szCs w:val="20"/>
        </w:rPr>
        <w:t xml:space="preserve"> set an in_dna flag; subsequent /loc: IDRefSeq lines yield positions.</w:t>
      </w:r>
    </w:p>
    <w:p>
      <w:pPr>
        <w:pStyle w:val="ListParagraph"/>
        <w:numPr>
          <w:ilvl w:val="0"/>
          <w:numId w:val="2"/>
        </w:numPr>
        <w:spacing w:after="40" w:before="40"/>
      </w:pPr>
      <w:r>
        <w:rPr>
          <w:b/>
          <w:bCs/>
          <w:color w:val="000000"/>
          <w:sz w:val="20"/>
          <w:szCs w:val="20"/>
        </w:rPr>
        <w:t xml:space="preserve">in_dna is NOT reset after each /loc</w:t>
      </w:r>
      <w:r>
        <w:rPr>
          <w:b w:val="false"/>
          <w:bCs w:val="false"/>
          <w:color w:val="000000"/>
          <w:sz w:val="20"/>
          <w:szCs w:val="20"/>
        </w:rPr>
        <w:t xml:space="preserve"> — this is intentional to capture all alleles within a single DNA feature block.</w:t>
      </w:r>
    </w:p>
    <w:p>
      <w:pPr>
        <w:pStyle w:val="ListParagraph"/>
        <w:numPr>
          <w:ilvl w:val="0"/>
          <w:numId w:val="2"/>
        </w:numPr>
        <w:spacing w:after="40" w:before="40"/>
      </w:pPr>
      <w:r>
        <w:rPr>
          <w:b/>
          <w:bCs/>
          <w:color w:val="000000"/>
          <w:sz w:val="20"/>
          <w:szCs w:val="20"/>
        </w:rPr>
        <w:t xml:space="preserve">Output columns</w:t>
      </w:r>
      <w:r>
        <w:rPr>
          <w:b w:val="false"/>
          <w:bCs w:val="false"/>
          <w:color w:val="000000"/>
          <w:sz w:val="20"/>
          <w:szCs w:val="20"/>
        </w:rPr>
        <w:t xml:space="preserve">: gene, accession, sysname, pos_start, pos_end, feat_name, allele_num.</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2</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RefSeqGene (RSG) Scraping from LRG_RefSeqGene.txt</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IDBases_Summary.xlsx (gene name list)  +  LRG_RefSeqGene.txt (NCBI FTP mapping file)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LRG.csv</w:t>
            </w:r>
            <w:r>
              <w:rPr>
                <w:b w:val="false"/>
                <w:bCs w:val="false"/>
                <w:color w:val="000000"/>
                <w:sz w:val="20"/>
                <w:szCs w:val="20"/>
              </w:rPr>
              <w:t xml:space="preserve"> — 132 genes annotated with NG_ accession (122 matched, 10 with no RSG entry)</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Script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LRG.py</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Joins the IDbases gene list to the NCBI LRG→RSG mapping table by gene Symbol. LRG_RefSeqGene.txt is tab-delimited with columns: tax_id, GeneID, Symbol, RSG (NG_ accession), LRG, RNA, Protein, Category. Genes absent from the file are recorded as blank RSG in LRG.csv — 10 genes fall into this category and will require chromosomal (NC_) references in Step 6.</w:t>
            </w:r>
          </w:p>
        </w:tc>
      </w:tr>
    </w:tbl>
    <w:p>
      <w:pPr>
        <w:spacing w:after="40" w:before="40"/>
      </w:pPr>
    </w:p>
    <w:p>
      <w:pPr>
        <w:spacing w:after="60" w:before="60"/>
      </w:pPr>
      <w:r>
        <w:rPr>
          <w:b/>
          <w:bCs/>
          <w:color w:val="000000"/>
          <w:sz w:val="20"/>
          <w:szCs w:val="20"/>
        </w:rPr>
        <w:t xml:space="preserve">Genes without RSG (10 genes): </w:t>
      </w:r>
      <w:r>
        <w:rPr>
          <w:rFonts w:ascii="Courier New" w:cs="Courier New" w:eastAsia="Courier New" w:hAnsi="Courier New"/>
          <w:color w:val="2C2C2C"/>
          <w:sz w:val="20"/>
          <w:szCs w:val="20"/>
        </w:rPr>
        <w:t xml:space="preserve">CD40L, IL12RB1, MRE11A, NP, TAZ, BIRC4, ELA2, IGHG2, IGHM, MAPBPIP</w:t>
      </w:r>
    </w:p>
    <w:p>
      <w:pPr>
        <w:spacing w:after="60" w:before="60"/>
      </w:pPr>
      <w:r>
        <w:rPr>
          <w:b w:val="false"/>
          <w:bCs w:val="false"/>
          <w:color w:val="000000"/>
          <w:sz w:val="20"/>
          <w:szCs w:val="20"/>
        </w:rPr>
        <w:t xml:space="preserve">For these genes, Mutalyzer descriptions must use NC_ (chromosomal) references obtained via GRCh38 coordinates from the liftover BED files.</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3</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Reference DNA Sequence Retrieval</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IDbases pub.html files  +  genes.html / fetch_idbase.cgi for Ensembl/FASTA cross-references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Per-gene DNA sequence files in </w:t>
            </w:r>
            <w:r>
              <w:rPr>
                <w:rFonts w:ascii="Courier New" w:cs="Courier New" w:eastAsia="Courier New" w:hAnsi="Courier New"/>
                <w:color w:val="2C2C2C"/>
                <w:sz w:val="20"/>
                <w:szCs w:val="20"/>
              </w:rPr>
              <w:t xml:space="preserve">04_Mutation_Processing/DNA sequences/</w:t>
            </w:r>
            <w:r>
              <w:rPr>
                <w:b w:val="false"/>
                <w:bCs w:val="false"/>
                <w:color w:val="000000"/>
                <w:sz w:val="20"/>
                <w:szCs w:val="20"/>
              </w:rPr>
              <w:t xml:space="preserve"> (FASTA and processed formats)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del w:id="501" w:author="Claude" w:date="2026-03-04T00:00:00Z">
              <w:r>
                <w:rPr>
                  <w:b w:val="false"/>
                  <w:bCs w:val="false"/>
                  <w:color w:val="000000"/>
                  <w:sz w:val="20"/>
                  <w:szCs w:val="20"/>
                </w:rPr>
                <w:delText xml:space="preserve">Reference DNA sequences (IDRefSeq) for each gene were obtained and organised into per-gene files. Sequences exist in multiple sub-folders: 'Raw file', 'Processed FASTA file', 'Reference sequence', and 'BLAST fail due to memory'. A handful of genes required special handling (see Data Anomalies in Section 4).</w:delText>
              </w:r>
            </w:del>
            <w:ins w:id="502" w:author="Claude" w:date="2026-03-04T00:00:00Z">
              <w:r>
                <w:rPr>
                  <w:b w:val="false"/>
                  <w:bCs w:val="false"/>
                  <w:color w:val="000000"/>
                  <w:sz w:val="20"/>
                  <w:szCs w:val="20"/>
                </w:rPr>
                <w:t xml:space="preserve">Reference DNA sequences (IDRefSeq) for each gene were obtained from three sources and organised into per-gene files. Source 1: ~60 sequences extracted from *dna.html files in the idbases folder, processed to remove leading tabs and line numbering, and stored in ‘Raw file’ then ‘Processed FASTA file’ sub-folders. Source 2: mRNA sequences downloaded from ENA (European Nucleotide Archive) using UniProt IDs scraped from *pub.html files; confirmed against idbases mutations (deletions and substitutions) via the Mutation Extraction and Matching step. Source 3: gene list downloaded from the NCBI RefSeq project (National Library of Medicine) via LRG_RefSeqGene.txt. Sequences exist in multiple sub-folders: ‘Raw file’, ‘Processed FASTA file’, ‘Reference sequence’, and ‘BLAST fail due to memory’. A handful of genes required special handling (see Data Anomalies in Section 4).</w:t>
              </w:r>
            </w:ins>
          </w:p>
        </w:tc>
      </w:tr>
    </w:tbl>
    <w:p>
      <w:pPr>
        <w:spacing w:after="40" w:before="40"/>
      </w:pPr>
    </w:p>
    <w:p>
      <w:pPr>
        <w:pStyle w:val="Heading3"/>
        <w:spacing w:after="80" w:before="200"/>
      </w:pPr>
      <w:r>
        <w:rPr>
          <w:rFonts w:ascii="Arial" w:cs="Arial" w:eastAsia="Arial" w:hAnsi="Arial"/>
          <w:b/>
          <w:bCs/>
          <w:color w:val="1F3864"/>
          <w:sz w:val="24"/>
          <w:szCs w:val="24"/>
        </w:rPr>
        <w:t xml:space="preserve">Step 3 — Data Anomalies Identified</w:t>
      </w:r>
    </w:p>
    <w:p>
      <w:pPr>
        <w:spacing w:after="60" w:before="60"/>
      </w:pPr>
      <w:r>
        <w:rPr>
          <w:b w:val="false"/>
          <w:bCs w:val="false"/>
          <w:color w:val="000000"/>
          <w:sz w:val="20"/>
          <w:szCs w:val="20"/>
        </w:rPr>
        <w:t xml:space="preserve">The following issues were discovered during sequence processing and should be kept in mind for downstream steps:</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Gene</w:t>
            </w:r>
          </w:p>
        </w:tc>
        <w:tc>
          <w:tcPr>
            <w:tcW w:type="dxa" w:w="7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Issue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PNP</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DNA file is named 'NP' — online databases confirm the correct name is NP (Purine Nucleoside Phosphorylase). The IDbases folder uses PNP; files use NP. LRG.csv entry uses NP for matching.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SLC35B1</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DNA file is named FUCT1 — the online database confirms the correct current symbol is SLC35B1. BLAST key aliases handle this.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STAT2</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DNA file is identical to STAT5B — likely a curation error. Requires manual verification before use in BLAST/Mutalyzer.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AP3B1</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DNA sequence is unusually long at 294,343 bp (compare: ADA is ~34 kb). May cause BLAST memory issues — a dedicated 'BLAST fail due to memory' sub-folder exists.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C complement genes</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C1QA, C1S, C2, C3, C5, C6, C7, C8B, C9 have a non-standard mutation numbering format in pub.html (position number appears at the start of the line, not the end). Requires a different standardisation method during parsing.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0"/>
                <w:szCs w:val="20"/>
              </w:rPr>
              <w:t xml:space="preserve">C8B</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0"/>
                <w:szCs w:val="20"/>
              </w:rPr>
              <w:t xml:space="preserve">The primary DNA file for C8B is actually the TAPBP DNA file — a curation error. A secondary C8B DNA file exists but its correctness is uncertain. Manual verification required.</w:t>
            </w:r>
          </w:p>
        </w:tc>
      </w:tr>
    </w:tbl>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4</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BLAST Against hg16 / hg17 / hg18</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Reference FASTA sequences from </w:t>
            </w:r>
            <w:r>
              <w:rPr>
                <w:rFonts w:ascii="Courier New" w:cs="Courier New" w:eastAsia="Courier New" w:hAnsi="Courier New"/>
                <w:color w:val="2C2C2C"/>
                <w:sz w:val="20"/>
                <w:szCs w:val="20"/>
              </w:rPr>
              <w:t xml:space="preserve">04_Mutation_Processing/DNA sequences/Reference sequence/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First hits.csv</w:t>
            </w:r>
            <w:r>
              <w:rPr>
                <w:b w:val="false"/>
                <w:bCs w:val="false"/>
                <w:color w:val="000000"/>
                <w:sz w:val="20"/>
                <w:szCs w:val="20"/>
              </w:rPr>
              <w:t xml:space="preserve"> — compiled BLAST results with top 100%-identity hits per gene per assembly</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Script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blast_all.sh</w:t>
            </w:r>
            <w:r>
              <w:rPr>
                <w:b w:val="false"/>
                <w:bCs w:val="false"/>
                <w:color w:val="000000"/>
                <w:sz w:val="20"/>
                <w:szCs w:val="20"/>
              </w:rPr>
              <w:t xml:space="preserve"> — SLURM batch script submitted to LUNARC (Cosmos)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HPC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LUNARC Cosmos HPC cluster, Lund University. SLURM job scheduler. blastn against UCSC hg16, hg17, hg18 chromosome databases.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Queries were individual gene FASTA files (one per gene). The target databases were full chromosomal FASTA files from UCSC (hg16, hg17, hg18) indexed for BLAST. Output format includes: file, qseqid, sseqid (chromosome), pident, length, mismatch, gapopen, qstart, qend, sstart, send, evalue, bitscore. Only 100%-identity hits are retained in downstream processing.</w:t>
            </w:r>
          </w:p>
        </w:tc>
      </w:tr>
    </w:tbl>
    <w:p>
      <w:pPr>
        <w:spacing w:after="40" w:before="40"/>
      </w:pPr>
    </w:p>
    <w:p>
      <w:pPr>
        <w:pStyle w:val="Heading3"/>
        <w:spacing w:after="80" w:before="200"/>
      </w:pPr>
      <w:r>
        <w:rPr>
          <w:rFonts w:ascii="Arial" w:cs="Arial" w:eastAsia="Arial" w:hAnsi="Arial"/>
          <w:b/>
          <w:bCs/>
          <w:color w:val="1F3864"/>
          <w:sz w:val="24"/>
          <w:szCs w:val="24"/>
        </w:rPr>
        <w:t xml:space="preserve">Step 4 — First hits.csv Structure</w:t>
      </w:r>
    </w:p>
    <w:p>
      <w:pPr>
        <w:spacing w:after="60" w:before="60"/>
      </w:pPr>
      <w:r>
        <w:rPr>
          <w:b w:val="false"/>
          <w:bCs w:val="false"/>
          <w:color w:val="000000"/>
          <w:sz w:val="20"/>
          <w:szCs w:val="20"/>
        </w:rPr>
        <w:t xml:space="preserve">The compiled BLAST results file (</w:t>
      </w:r>
      <w:r>
        <w:rPr>
          <w:rFonts w:ascii="Courier New" w:cs="Courier New" w:eastAsia="Courier New" w:hAnsi="Courier New"/>
          <w:color w:val="2C2C2C"/>
          <w:sz w:val="20"/>
          <w:szCs w:val="20"/>
        </w:rPr>
        <w:t xml:space="preserve">04_Mutation_Processing/Output/First hits.csv</w:t>
      </w:r>
      <w:r>
        <w:rPr>
          <w:b w:val="false"/>
          <w:bCs w:val="false"/>
          <w:color w:val="000000"/>
          <w:sz w:val="20"/>
          <w:szCs w:val="20"/>
        </w:rPr>
        <w:t xml:space="preserve">) uses the following column layout (CSV, tab-delimited internally):</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400"/>
        <w:gridCol w:w="800"/>
        <w:gridCol w:w="900"/>
        <w:gridCol w:w="1000"/>
        <w:gridCol w:w="1000"/>
        <w:gridCol w:w="1600"/>
      </w:tblGrid>
      <w:tr>
        <w:tc>
          <w:tcPr>
            <w:tcW w:type="dxa" w:w="9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file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qseqid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sseqid</w:t>
            </w:r>
          </w:p>
        </w:tc>
        <w:tc>
          <w:tcPr>
            <w:tcW w:type="dxa" w:w="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pident</w:t>
            </w:r>
          </w:p>
        </w:tc>
        <w:tc>
          <w:tcPr>
            <w:tcW w:type="dxa" w:w="9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qstart</w:t>
            </w:r>
          </w:p>
        </w:tc>
        <w:tc>
          <w:tcPr>
            <w:tcW w:type="dxa" w:w="1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qend</w:t>
            </w:r>
          </w:p>
        </w:tc>
        <w:tc>
          <w:tcPr>
            <w:tcW w:type="dxa" w:w="1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sstart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send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ADA_vs_HG16.txt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ADA_DNA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chr20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100.0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34213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43966805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18"/>
                <w:szCs w:val="18"/>
              </w:rPr>
              <w:t xml:space="preserve">43932593</w:t>
            </w:r>
          </w:p>
        </w:tc>
      </w:tr>
    </w:tbl>
    <w:p>
      <w:pPr>
        <w:spacing w:after="40" w:before="40"/>
      </w:pPr>
    </w:p>
    <w:p>
      <w:pPr>
        <w:spacing w:after="60" w:before="60"/>
      </w:pPr>
      <w:r>
        <w:rPr>
          <w:b w:val="false"/>
          <w:bCs w:val="false"/>
          <w:color w:val="000000"/>
          <w:sz w:val="20"/>
          <w:szCs w:val="20"/>
        </w:rPr>
        <w:t xml:space="preserve">The ADA entry above shows a reverse-strand alignment (sstart &gt; send). Strand is inferred by comparing sstart vs send in generate_bed.py. The BLAST query ID convention is </w:t>
      </w:r>
      <w:r>
        <w:rPr>
          <w:rFonts w:ascii="Courier New" w:cs="Courier New" w:eastAsia="Courier New" w:hAnsi="Courier New"/>
          <w:color w:val="2C2C2C"/>
          <w:sz w:val="20"/>
          <w:szCs w:val="20"/>
        </w:rPr>
        <w:t xml:space="preserve">GENE_DNA</w:t>
      </w:r>
      <w:r>
        <w:rPr>
          <w:b w:val="false"/>
          <w:bCs w:val="false"/>
          <w:color w:val="000000"/>
          <w:sz w:val="20"/>
          <w:szCs w:val="20"/>
        </w:rPr>
        <w:t xml:space="preserve"> (e.g. ADA_DNA, CYBB_DNA). All genes now resolve directly via GENE_DNA naming; no aliases required.</w:t>
      </w:r>
    </w:p>
    <w:p>
      <w:pPr>
        <w:spacing w:after="40" w:before="40"/>
      </w:pPr>
    </w:p>
    <w:p>
      <w:pPr>
        <w:pStyle w:val="Heading3"/>
        <w:spacing w:after="80" w:before="200"/>
      </w:pPr>
      <w:r>
        <w:rPr>
          <w:rFonts w:ascii="Arial" w:cs="Arial" w:eastAsia="Arial" w:hAnsi="Arial"/>
          <w:b/>
          <w:bCs/>
          <w:color w:val="1F3864"/>
          <w:sz w:val="24"/>
          <w:szCs w:val="24"/>
        </w:rPr>
        <w:t xml:space="preserve">Step 4 — Out-of-Bounds Mutations</w:t>
      </w:r>
    </w:p>
    <w:p>
      <w:pPr>
        <w:spacing w:after="60" w:before="60"/>
      </w:pPr>
      <w:r>
        <w:rPr>
          <w:b w:val="false"/>
          <w:bCs w:val="false"/>
          <w:color w:val="000000"/>
          <w:sz w:val="20"/>
          <w:szCs w:val="20"/>
        </w:rPr>
        <w:t xml:space="preserve">A bounds check (</w:t>
      </w:r>
      <w:r>
        <w:rPr>
          <w:rFonts w:ascii="Courier New" w:cs="Courier New" w:eastAsia="Courier New" w:hAnsi="Courier New"/>
          <w:color w:val="2C2C2C"/>
          <w:sz w:val="20"/>
          <w:szCs w:val="20"/>
        </w:rPr>
        <w:t xml:space="preserve">oob_check.txt</w:t>
      </w:r>
      <w:r>
        <w:rPr>
          <w:b w:val="false"/>
          <w:bCs w:val="false"/>
          <w:color w:val="000000"/>
          <w:sz w:val="20"/>
          <w:szCs w:val="20"/>
        </w:rPr>
        <w:t xml:space="preserve">) revealed that some genes have mutation positions in all_mutations.tsv that exceed the qend of their BLAST alignment. These are handled by linear extrapolation in generate_bed.py (no OOB filter is applied — all positions are mapped). Affected genes:</w:t>
      </w:r>
    </w:p>
    <w:p>
      <w:pPr>
        <w:spacing w:after="40" w:before="4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10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Gene</w:t>
            </w:r>
          </w:p>
        </w:tc>
        <w:tc>
          <w:tcPr>
            <w:tcW w:type="dxa" w:w="15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qend (BLAST)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Max pos (mutation)</w:t>
            </w:r>
          </w:p>
        </w:tc>
        <w:tc>
          <w:tcPr>
            <w:tcW w:type="dxa" w:w="11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Over by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ZAP70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17,459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25,518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843C0C"/>
                <w:sz w:val="20"/>
                <w:szCs w:val="20"/>
              </w:rPr>
              <w:t xml:space="preserve">8,059</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STX11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39,833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46,546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843C0C"/>
                <w:sz w:val="20"/>
                <w:szCs w:val="20"/>
              </w:rPr>
              <w:t xml:space="preserve">6,713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UNC13D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15,120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17,673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843C0C"/>
                <w:sz w:val="20"/>
                <w:szCs w:val="20"/>
              </w:rPr>
              <w:t xml:space="preserve">2,553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ADA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34,213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35,144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7F6000"/>
                <w:sz w:val="20"/>
                <w:szCs w:val="20"/>
              </w:rPr>
              <w:t xml:space="preserve">931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NP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7,193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8,091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bCs/>
                <w:color w:val="7F6000"/>
                <w:sz w:val="20"/>
                <w:szCs w:val="20"/>
              </w:rPr>
              <w:t xml:space="preserve">898</w:t>
            </w:r>
          </w:p>
        </w:tc>
      </w:tr>
    </w:tbl>
    <w:p>
      <w:pPr>
        <w:spacing w:after="40" w:before="40"/>
      </w:pPr>
    </w:p>
    <w:p>
      <w:pPr>
        <w:spacing w:after="60" w:before="60"/>
      </w:pPr>
      <w:r>
        <w:rPr>
          <w:b w:val="false"/>
          <w:bCs w:val="false"/>
          <w:color w:val="000000"/>
          <w:sz w:val="20"/>
          <w:szCs w:val="20"/>
        </w:rPr>
        <w:t xml:space="preserve">These extrapolated positions should be verified in Mutalyzer and flagged in the output.</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5a</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Extract Top BLAST Hits &amp; Create hg16/17/18 BED Files</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First hits.csv</w:t>
            </w:r>
            <w:r>
              <w:rPr>
                <w:b w:val="false"/>
                <w:bCs w:val="false"/>
                <w:color w:val="000000"/>
                <w:sz w:val="20"/>
                <w:szCs w:val="20"/>
              </w:rPr>
              <w:t xml:space="preserve"> (Step 4 output) + IDbases pub.html files (mutation positions)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262 BED files</w:t>
            </w:r>
            <w:r>
              <w:rPr>
                <w:b w:val="false"/>
                <w:bCs w:val="false"/>
                <w:color w:val="000000"/>
                <w:sz w:val="20"/>
                <w:szCs w:val="20"/>
              </w:rPr>
              <w:t xml:space="preserve"> in </w:t>
            </w:r>
            <w:r>
              <w:rPr>
                <w:rFonts w:ascii="Courier New" w:cs="Courier New" w:eastAsia="Courier New" w:hAnsi="Courier New"/>
                <w:color w:val="2C2C2C"/>
                <w:sz w:val="20"/>
                <w:szCs w:val="20"/>
              </w:rPr>
              <w:t xml:space="preserve">03_BED_Files/BED/</w:t>
            </w:r>
            <w:r>
              <w:rPr>
                <w:b w:val="false"/>
                <w:bCs w:val="false"/>
                <w:color w:val="000000"/>
                <w:sz w:val="20"/>
                <w:szCs w:val="20"/>
              </w:rPr>
              <w:t xml:space="preserve"> — one per gene per assembly (e.g. ADA_hg16.BED, ADA_hg17.BED, ADA_hg18.BED)</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Scripts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generate_bed.py</w:t>
            </w:r>
            <w:r>
              <w:rPr>
                <w:b w:val="false"/>
                <w:bCs w:val="false"/>
                <w:color w:val="000000"/>
                <w:sz w:val="22"/>
                <w:szCs w:val="22"/>
              </w:rPr>
              <w:t xml:space="preserve"> (Python, primary)  +  </w:t>
            </w:r>
            <w:r>
              <w:rPr>
                <w:b/>
                <w:bCs/>
                <w:color w:val="000000"/>
                <w:sz w:val="20"/>
                <w:szCs w:val="20"/>
              </w:rPr>
              <w:t xml:space="preserve">generate_bed.ps1</w:t>
            </w:r>
            <w:r>
              <w:rPr>
                <w:b w:val="false"/>
                <w:bCs w:val="false"/>
                <w:color w:val="000000"/>
                <w:sz w:val="20"/>
                <w:szCs w:val="20"/>
              </w:rPr>
              <w:t xml:space="preserve"> (PowerShell, equivalent version)</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Only 100%-identity BLAST hits are used. Mutations are re-parsed from pub.html (same logic as Step 1 but with systematic name fallback). IDRefSeq positions are converted to chromosomal coordinates via linear interpolation against the BLAST alignment: offset = pos - qstart; genomic = sstart ± offset. Strand is inferred from sstart vs send. BED files use 0-based half-open format (UCSC convention). SNVs are given a 1-bp interval (end = start + 1). Name field = accession_systematicname (sanitised).</w:t>
            </w:r>
            <w:ins w:id="601" w:author="Claude" w:date="2026-03-04T00:00:00Z">
              <w:r>
                <w:rPr>
                  <w:b w:val="false"/>
                  <w:bCs w:val="false"/>
                  <w:color w:val="000000"/>
                  <w:sz w:val="20"/>
                  <w:szCs w:val="20"/>
                </w:rPr>
                <w:t xml:space="preserve"> BED generation strategy differed by reference source: for Sources 1 and 2, BED files were generated for all three genome builds (hg16, hg17, and hg18) to allow cross-checking — confirming whether liftover from different source assemblies produces consistent results or whether coordinate loss / out-of-bounds mappings occur. This results in up to three BED files per gene (e.g. ADA_hg16.BED, ADA_hg17.BED, ADA_hg18.BED). For Source 3, this cross-check had already been validated; BED files were therefore generated only from the most recent build with a 100% match hit (priority: hg18 &gt; hg17 &gt; hg16), reducing redundant liftover work.</w:t>
              </w:r>
            </w:ins>
          </w:p>
        </w:tc>
      </w:tr>
    </w:tbl>
    <w:p>
      <w:pPr>
        <w:spacing w:after="40" w:before="40"/>
      </w:pPr>
    </w:p>
    <w:p>
      <w:pPr>
        <w:pStyle w:val="Heading3"/>
        <w:spacing w:after="80" w:before="200"/>
      </w:pPr>
      <w:r>
        <w:rPr>
          <w:rFonts w:ascii="Arial" w:cs="Arial" w:eastAsia="Arial" w:hAnsi="Arial"/>
          <w:b/>
          <w:bCs/>
          <w:color w:val="1F3864"/>
          <w:sz w:val="24"/>
          <w:szCs w:val="24"/>
        </w:rPr>
        <w:t xml:space="preserve">Step 5a — BED File Format</w:t>
      </w:r>
    </w:p>
    <w:p>
      <w:pPr>
        <w:spacing w:after="60" w:before="60"/>
      </w:pPr>
      <w:r>
        <w:rPr>
          <w:b w:val="false"/>
          <w:bCs w:val="false"/>
          <w:color w:val="000000"/>
          <w:sz w:val="20"/>
          <w:szCs w:val="20"/>
        </w:rPr>
        <w:t xml:space="preserve">Each BED file contains a 3-line header (comment lines beginning with #) followed by data rows:</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Column</w:t>
            </w:r>
          </w:p>
        </w:tc>
        <w:tc>
          <w:tcPr>
            <w:tcW w:type="dxa" w:w="72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chrom</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Chromosome (e.g. chr20)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chromStart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0-based genomic start (UCSC convention)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chromEnd</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Half-open end. For SNVs: chromStart + 1. For indels: span of mutation.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name</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Accession_SystematicName (e.g. A0052_Allele_1_and_2_g.4037C&gt;T_c.102C&gt;T_p.Q3X)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score</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Always 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strand</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 (forward) or - (reverse), inferred from BLAST sstart/send orientation</w:t>
            </w:r>
          </w:p>
        </w:tc>
      </w:tr>
    </w:tbl>
    <w:p>
      <w:pPr>
        <w:spacing w:after="40" w:before="40"/>
      </w:pPr>
    </w:p>
    <w:p>
      <w:pPr>
        <w:spacing w:after="60" w:before="60"/>
      </w:pPr>
      <w:r>
        <w:rPr>
          <w:b/>
          <w:bCs/>
          <w:color w:val="000000"/>
          <w:sz w:val="20"/>
          <w:szCs w:val="20"/>
        </w:rPr>
        <w:t xml:space="preserve">Example from ADA_hg16.BED:</w:t>
      </w:r>
    </w:p>
    <w:p>
      <w:pPr>
        <w:spacing w:after="60" w:before="60"/>
      </w:pPr>
      <w:r>
        <w:rPr>
          <w:rFonts w:ascii="Courier New" w:cs="Courier New" w:eastAsia="Courier New" w:hAnsi="Courier New"/>
          <w:color w:val="2C2C2C"/>
          <w:sz w:val="18"/>
          <w:szCs w:val="18"/>
        </w:rPr>
        <w:t xml:space="preserve">chr20	43962768	43962769	A0052_Allele_1_and_2_g.4037C&gt;T_c.102C&gt;T_p.Q3X	0	-</w:t>
      </w:r>
    </w:p>
    <w:p>
      <w:pPr>
        <w:spacing w:after="40" w:before="40"/>
      </w:pPr>
    </w:p>
    <w:p>
      <w:pPr>
        <w:pStyle w:val="Heading3"/>
        <w:spacing w:after="80" w:before="200"/>
      </w:pPr>
      <w:r>
        <w:rPr>
          <w:rFonts w:ascii="Arial" w:cs="Arial" w:eastAsia="Arial" w:hAnsi="Arial"/>
          <w:b/>
          <w:bCs/>
          <w:color w:val="1F3864"/>
          <w:sz w:val="24"/>
          <w:szCs w:val="24"/>
        </w:rPr>
        <w:t xml:space="preserve">Step 5a — Gene Alias Mapping</w:t>
      </w:r>
    </w:p>
    <w:p>
      <w:pPr>
        <w:spacing w:after="60" w:before="60"/>
      </w:pPr>
      <w:r>
        <w:rPr>
          <w:b w:val="false"/>
          <w:bCs w:val="false"/>
          <w:color w:val="000000"/>
          <w:sz w:val="20"/>
          <w:szCs w:val="20"/>
        </w:rPr>
        <w:t xml:space="preserve">The BLAST CSV uses GENE_DNA naming conventions that do not always match IDbases folder names. The following aliases are applied in generate_bed.py:</w:t>
      </w:r>
    </w:p>
    <w:p>
      <w:pPr>
        <w:pStyle w:val="ListParagraph"/>
        <w:numPr>
          <w:ilvl w:val="0"/>
          <w:numId w:val="2"/>
        </w:numPr>
        <w:spacing w:after="40" w:before="40"/>
      </w:pPr>
      <w:r>
        <w:rPr>
          <w:b/>
          <w:bCs/>
          <w:color w:val="000000"/>
          <w:sz w:val="20"/>
          <w:szCs w:val="20"/>
        </w:rPr>
        <w:t xml:space="preserve">LRRC8A</w:t>
      </w:r>
      <w:r>
        <w:rPr>
          <w:b w:val="false"/>
          <w:bCs w:val="false"/>
          <w:color w:val="000000"/>
          <w:sz w:val="20"/>
          <w:szCs w:val="20"/>
        </w:rPr>
        <w:t xml:space="preserve"> → LRRC8A_DNA (direct match)</w:t>
      </w:r>
    </w:p>
    <w:p>
      <w:pPr>
        <w:pStyle w:val="ListParagraph"/>
        <w:numPr>
          <w:ilvl w:val="0"/>
          <w:numId w:val="2"/>
        </w:numPr>
        <w:spacing w:after="40" w:before="40"/>
      </w:pPr>
      <w:r>
        <w:rPr>
          <w:b/>
          <w:bCs/>
          <w:color w:val="000000"/>
          <w:sz w:val="20"/>
          <w:szCs w:val="20"/>
        </w:rPr>
        <w:t xml:space="preserve">IL12RB1</w:t>
      </w:r>
      <w:r>
        <w:rPr>
          <w:b w:val="false"/>
          <w:bCs w:val="false"/>
          <w:color w:val="000000"/>
          <w:sz w:val="20"/>
          <w:szCs w:val="20"/>
        </w:rPr>
        <w:t xml:space="preserve"> → IL12RB1_DNA (direct match)</w:t>
      </w:r>
    </w:p>
    <w:p>
      <w:pPr>
        <w:pStyle w:val="ListParagraph"/>
        <w:numPr>
          <w:ilvl w:val="0"/>
          <w:numId w:val="2"/>
        </w:numPr>
        <w:spacing w:after="40" w:before="40"/>
      </w:pPr>
      <w:r>
        <w:rPr>
          <w:b w:val="false"/>
          <w:bCs w:val="false"/>
          <w:color w:val="000000"/>
          <w:sz w:val="20"/>
          <w:szCs w:val="20"/>
        </w:rPr>
        <w:t xml:space="preserve">All genes try GENE_DNA first, then GENE (without _DNA suffix)</w:t>
      </w:r>
    </w:p>
    <w:p>
      <w:pPr>
        <w:pStyle w:val="ListParagraph"/>
        <w:numPr>
          <w:ilvl w:val="0"/>
          <w:numId w:val="2"/>
        </w:numPr>
        <w:spacing w:after="40" w:before="40"/>
      </w:pPr>
      <w:r>
        <w:rPr>
          <w:b/>
          <w:bCs/>
          <w:color w:val="000000"/>
          <w:sz w:val="20"/>
          <w:szCs w:val="20"/>
        </w:rPr>
        <w:t xml:space="preserve">Genes skipped</w:t>
      </w:r>
      <w:r>
        <w:rPr>
          <w:b w:val="false"/>
          <w:bCs w:val="false"/>
          <w:color w:val="000000"/>
          <w:sz w:val="20"/>
          <w:szCs w:val="20"/>
        </w:rPr>
        <w:t xml:space="preserve"> if no 100% BLAST match exists in First hits.csv (no RSG or BLAST failure)</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5b</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LiftOver hg16/17/18 → GRCh38/hg38</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262 BED files from Step 5a (hg16, hg17, hg18 coordinates)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131 hg38 BED files</w:t>
            </w:r>
            <w:r>
              <w:rPr>
                <w:b w:val="false"/>
                <w:bCs w:val="false"/>
                <w:color w:val="000000"/>
                <w:sz w:val="20"/>
                <w:szCs w:val="20"/>
              </w:rPr>
              <w:t xml:space="preserve"> in </w:t>
            </w:r>
            <w:r>
              <w:rPr>
                <w:rFonts w:ascii="Courier New" w:cs="Courier New" w:eastAsia="Courier New" w:hAnsi="Courier New"/>
                <w:color w:val="2C2C2C"/>
                <w:sz w:val="20"/>
                <w:szCs w:val="20"/>
              </w:rPr>
              <w:t xml:space="preserve">03_BED_Files/BED/hg38/</w:t>
            </w:r>
            <w:r>
              <w:rPr>
                <w:b w:val="false"/>
                <w:bCs w:val="false"/>
                <w:color w:val="000000"/>
                <w:sz w:val="20"/>
                <w:szCs w:val="20"/>
              </w:rPr>
              <w:t xml:space="preserve"> — naming: GENE_hg38_16.BED, GENE_hg38_17.BED, GENE_hg38_18.BED</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Tool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UCSC liftOver command-line tool with chain files: hg16ToHg38.over.chain, hg17ToHg38.over.chain, hg18ToHg38.over.chain</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del w:id="602" w:author="Claude" w:date="2026-03-04T00:00:00Z">
              <w:r>
                <w:rPr>
                  <w:b w:val="false"/>
                  <w:bCs w:val="false"/>
                  <w:color w:val="000000"/>
                  <w:sz w:val="20"/>
                  <w:szCs w:val="20"/>
                </w:rPr>
                <w:delText xml:space="preserve">Each hg16/17/18 BED file was lifted over to GRCh38. Three hg38 BED files exist per gene (one originating from each source assembly). Some mutations may fail liftover (unmapped regions, deleted segments); these are recorded in the unmapped output file. The hg38 files use the same 6-column BED format as the source files.</w:delText>
              </w:r>
            </w:del>
            <w:ins w:id="603" w:author="Claude" w:date="2026-03-04T00:00:00Z">
              <w:r>
                <w:rPr>
                  <w:b w:val="false"/>
                  <w:bCs w:val="false"/>
                  <w:color w:val="000000"/>
                  <w:sz w:val="20"/>
                  <w:szCs w:val="20"/>
                </w:rPr>
                <w:t xml:space="preserve">LiftOver approach differed by reference source. For Sources 1 and 2: all three hg16/17/18 BED files per gene were lifted over to GRCh38, yielding up to three hg38 outputs per gene (GENE_hg38_16.BED, GENE_hg38_17.BED, GENE_hg38_18.BED). This was intentional to cross-check for coordinate loss or out-of-bounds mappings across assemblies. For Source 3: only the single BED file generated from the most recent 100%-match build (hg18 &gt; hg17 &gt; hg16) was lifted over, since the multi-assembly cross-check had already been validated in Sources 1 and 2. In all cases, mutations failing liftover (unmapped regions, deleted segments) are recorded in the unmapped output file. The hg38 files use the same 6-column BED format as the source files.</w:t>
              </w:r>
            </w:ins>
          </w:p>
        </w:tc>
      </w:tr>
    </w:tbl>
    <w:p>
      <w:pPr>
        <w:spacing w:after="40" w:before="40"/>
      </w:pPr>
    </w:p>
    <w:p>
      <w:pPr>
        <w:spacing w:after="60" w:before="60"/>
      </w:pPr>
      <w:r>
        <w:rPr>
          <w:b/>
          <w:bCs/>
          <w:color w:val="000000"/>
          <w:sz w:val="20"/>
          <w:szCs w:val="20"/>
        </w:rPr>
        <w:t xml:space="preserve">Example hg38 BED entry for ADA (lifted from hg16):</w:t>
      </w:r>
    </w:p>
    <w:p>
      <w:pPr>
        <w:spacing w:after="60" w:before="60"/>
      </w:pPr>
      <w:r>
        <w:rPr>
          <w:rFonts w:ascii="Courier New" w:cs="Courier New" w:eastAsia="Courier New" w:hAnsi="Courier New"/>
          <w:color w:val="2C2C2C"/>
          <w:sz w:val="18"/>
          <w:szCs w:val="18"/>
        </w:rPr>
        <w:t xml:space="preserve">chr20	44648698	44648699	A0052_Allele_1_and_2_g.4037C&gt;T_c.102C&gt;T_p.Q3X	0	-</w:t>
      </w:r>
    </w:p>
    <w:p>
      <w:pPr>
        <w:spacing w:after="60" w:before="60"/>
      </w:pPr>
      <w:r>
        <w:rPr>
          <w:b w:val="false"/>
          <w:bCs w:val="false"/>
          <w:color w:val="000000"/>
          <w:sz w:val="20"/>
          <w:szCs w:val="20"/>
        </w:rPr>
        <w:t xml:space="preserve">Coordinate shift from hg16 (43,962,768) to hg38 (44,648,698) reflects assembly evolution over the ~22 years between hg16 and GRCh38.</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5c</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BED → VCF Conversion</w:t>
            </w:r>
          </w:p>
        </w:tc>
        <w:tc>
          <w:tcPr>
            <w:tcW w:type="dxa" w:w="250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pPr>
              <w:jc w:val="center"/>
            </w:pPr>
            <w:r>
              <w:rPr>
                <w:b/>
                <w:bCs/>
                <w:color w:val="375623"/>
                <w:sz w:val="22"/>
                <w:szCs w:val="22"/>
              </w:rPr>
              <w:t xml:space="preserve">DONE</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131 hg38 BED files</w:t>
            </w:r>
            <w:r>
              <w:rPr>
                <w:b w:val="false"/>
                <w:bCs w:val="false"/>
                <w:color w:val="000000"/>
                <w:sz w:val="20"/>
                <w:szCs w:val="20"/>
              </w:rPr>
              <w:t xml:space="preserve"> from Step 5b</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all_variants_hg38.vcf</w:t>
            </w:r>
            <w:r>
              <w:rPr>
                <w:b w:val="false"/>
                <w:bCs w:val="false"/>
                <w:color w:val="000000"/>
                <w:sz w:val="22"/>
                <w:szCs w:val="22"/>
              </w:rPr>
              <w:t xml:space="preserve"> (~1,189 deduplicated variants)  +  </w:t>
            </w:r>
            <w:r>
              <w:rPr>
                <w:b/>
                <w:bCs/>
                <w:color w:val="000000"/>
                <w:sz w:val="20"/>
                <w:szCs w:val="20"/>
              </w:rPr>
              <w:t xml:space="preserve">bed_to_vcf_skipped.tsv</w:t>
            </w:r>
            <w:r>
              <w:rPr>
                <w:b w:val="false"/>
                <w:bCs w:val="false"/>
                <w:color w:val="000000"/>
                <w:sz w:val="20"/>
                <w:szCs w:val="20"/>
              </w:rPr>
              <w:t xml:space="preserve"> (entries that could not be parsed)</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Script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bCs/>
                <w:color w:val="000000"/>
                <w:sz w:val="20"/>
                <w:szCs w:val="20"/>
              </w:rPr>
              <w:t xml:space="preserve">bed_to_vcf.py</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Parses REF/ALT alleles from the BED name field (systematic HGVS-like names). Handles substitutions (g./c. notation), deletions (del with/without sequence), duplications, insertions, and delins. SNVs produce single-base REF/ALT; deletions use 'N' + deleted sequence; insertions use 'N' + inserted sequence. Duplications without explicit sequence are flagged as ALT='DUP'. Coordinates converted from BED 0-based to VCF 1-based. Duplicate (chrom, pos, REF, ALT) records are dropped. Output is sorted by chromosome/position.</w:t>
            </w:r>
          </w:p>
        </w:tc>
      </w:tr>
    </w:tbl>
    <w:p>
      <w:pPr>
        <w:spacing w:after="40" w:before="40"/>
      </w:pPr>
    </w:p>
    <w:p>
      <w:pPr>
        <w:pStyle w:val="Heading3"/>
        <w:spacing w:after="80" w:before="200"/>
      </w:pPr>
      <w:r>
        <w:rPr>
          <w:rFonts w:ascii="Arial" w:cs="Arial" w:eastAsia="Arial" w:hAnsi="Arial"/>
          <w:b/>
          <w:bCs/>
          <w:color w:val="1F3864"/>
          <w:sz w:val="24"/>
          <w:szCs w:val="24"/>
        </w:rPr>
        <w:t xml:space="preserve">Step 5c — VCF File Structure</w:t>
      </w:r>
    </w:p>
    <w:p>
      <w:pPr>
        <w:spacing w:after="60" w:before="60"/>
      </w:pPr>
      <w:r>
        <w:rPr>
          <w:b w:val="false"/>
          <w:bCs w:val="false"/>
          <w:color w:val="000000"/>
          <w:sz w:val="20"/>
          <w:szCs w:val="20"/>
        </w:rPr>
        <w:t xml:space="preserve">The VCF file (</w:t>
      </w:r>
      <w:r>
        <w:rPr>
          <w:rFonts w:ascii="Courier New" w:cs="Courier New" w:eastAsia="Courier New" w:hAnsi="Courier New"/>
          <w:color w:val="2C2C2C"/>
          <w:sz w:val="20"/>
          <w:szCs w:val="20"/>
        </w:rPr>
        <w:t xml:space="preserve">04_Mutation_Processing/Output/all_variants_hg38.vcf</w:t>
      </w:r>
      <w:r>
        <w:rPr>
          <w:b w:val="false"/>
          <w:bCs w:val="false"/>
          <w:color w:val="000000"/>
          <w:sz w:val="20"/>
          <w:szCs w:val="20"/>
        </w:rPr>
        <w:t xml:space="preserve">) uses VCF 4.2 format with custom INFO fields:</w:t>
      </w:r>
    </w:p>
    <w:p>
      <w:pPr>
        <w:pStyle w:val="ListParagraph"/>
        <w:numPr>
          <w:ilvl w:val="0"/>
          <w:numId w:val="2"/>
        </w:numPr>
        <w:spacing w:after="40" w:before="40"/>
      </w:pPr>
      <w:r>
        <w:rPr>
          <w:rFonts w:ascii="Courier New" w:cs="Courier New" w:eastAsia="Courier New" w:hAnsi="Courier New"/>
          <w:color w:val="2C2C2C"/>
          <w:sz w:val="20"/>
          <w:szCs w:val="20"/>
        </w:rPr>
        <w:t xml:space="preserve">GENE</w:t>
      </w:r>
      <w:r>
        <w:rPr>
          <w:b w:val="false"/>
          <w:bCs w:val="false"/>
          <w:color w:val="000000"/>
          <w:sz w:val="20"/>
          <w:szCs w:val="20"/>
        </w:rPr>
        <w:t xml:space="preserve"> — gene symbol of origin</w:t>
      </w:r>
    </w:p>
    <w:p>
      <w:pPr>
        <w:pStyle w:val="ListParagraph"/>
        <w:numPr>
          <w:ilvl w:val="0"/>
          <w:numId w:val="2"/>
        </w:numPr>
        <w:spacing w:after="40" w:before="40"/>
      </w:pPr>
      <w:r>
        <w:rPr>
          <w:rFonts w:ascii="Courier New" w:cs="Courier New" w:eastAsia="Courier New" w:hAnsi="Courier New"/>
          <w:color w:val="2C2C2C"/>
          <w:sz w:val="20"/>
          <w:szCs w:val="20"/>
        </w:rPr>
        <w:t xml:space="preserve">SRC</w:t>
      </w:r>
      <w:r>
        <w:rPr>
          <w:b w:val="false"/>
          <w:bCs w:val="false"/>
          <w:color w:val="000000"/>
          <w:sz w:val="20"/>
          <w:szCs w:val="20"/>
        </w:rPr>
        <w:t xml:space="preserve"> — source BED filename</w:t>
      </w:r>
    </w:p>
    <w:p>
      <w:pPr>
        <w:pStyle w:val="ListParagraph"/>
        <w:numPr>
          <w:ilvl w:val="0"/>
          <w:numId w:val="2"/>
        </w:numPr>
        <w:spacing w:after="40" w:before="40"/>
      </w:pPr>
      <w:r>
        <w:rPr>
          <w:rFonts w:ascii="Courier New" w:cs="Courier New" w:eastAsia="Courier New" w:hAnsi="Courier New"/>
          <w:color w:val="2C2C2C"/>
          <w:sz w:val="20"/>
          <w:szCs w:val="20"/>
        </w:rPr>
        <w:t xml:space="preserve">HG</w:t>
      </w:r>
      <w:r>
        <w:rPr>
          <w:b w:val="false"/>
          <w:bCs w:val="false"/>
          <w:color w:val="000000"/>
          <w:sz w:val="20"/>
          <w:szCs w:val="20"/>
        </w:rPr>
        <w:t xml:space="preserve"> — original assembly before liftover (hg16, hg17, or hg18)</w:t>
      </w:r>
    </w:p>
    <w:p>
      <w:pPr>
        <w:spacing w:after="40" w:before="40"/>
      </w:pPr>
    </w:p>
    <w:p>
      <w:pPr>
        <w:spacing w:after="60" w:before="60"/>
      </w:pPr>
      <w:r>
        <w:rPr>
          <w:b w:val="false"/>
          <w:bCs w:val="false"/>
          <w:color w:val="000000"/>
          <w:sz w:val="20"/>
          <w:szCs w:val="20"/>
        </w:rPr>
        <w:t xml:space="preserve">The skipped log (</w:t>
      </w:r>
      <w:r>
        <w:rPr>
          <w:rFonts w:ascii="Courier New" w:cs="Courier New" w:eastAsia="Courier New" w:hAnsi="Courier New"/>
          <w:color w:val="2C2C2C"/>
          <w:sz w:val="20"/>
          <w:szCs w:val="20"/>
        </w:rPr>
        <w:t xml:space="preserve">bed_to_vcf_skipped.tsv</w:t>
      </w:r>
      <w:r>
        <w:rPr>
          <w:b w:val="false"/>
          <w:bCs w:val="false"/>
          <w:color w:val="000000"/>
          <w:sz w:val="20"/>
          <w:szCs w:val="20"/>
        </w:rPr>
        <w:t xml:space="preserve">) records entries that could not be parsed, with reasons including: 'unparseable — review manually', 'RNA-only', 'protein-only', 'truncated (missing ALT)', 'accession-only', 'Unknown mutation'. These represent mutations where the systematic name is not in a parseable HGVS-like format.</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500"/>
      </w:tblGrid>
      <w:tr>
        <w:tc>
          <w:tcPr>
            <w:tcW w:type="dxa" w:w="900"/>
            <w:vMerge w:val="restart"/>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b/>
                <w:bCs/>
                <w:color w:val="FFFFFF"/>
                <w:sz w:val="22"/>
                <w:szCs w:val="22"/>
              </w:rPr>
              <w:t xml:space="preserve">Step 6</w:t>
            </w:r>
          </w:p>
        </w:tc>
        <w:tc>
          <w:tcPr>
            <w:tcW w:type="dxa" w:w="58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b/>
                <w:bCs/>
                <w:color w:val="1F3864"/>
                <w:sz w:val="24"/>
                <w:szCs w:val="24"/>
              </w:rPr>
              <w:t xml:space="preserve">Mutalyzer Variant Normalisation &amp; HGVS Generation</w:t>
            </w:r>
          </w:p>
        </w:tc>
        <w:tc>
          <w:tcPr>
            <w:tcW w:type="dxa" w:w="250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tcPr>
          <w:p>
            <w:pPr>
              <w:jc w:val="center"/>
            </w:pPr>
            <w:r>
              <w:rPr>
                <w:b/>
                <w:bCs/>
                <w:color w:val="7F6000"/>
                <w:sz w:val="22"/>
                <w:szCs w:val="22"/>
              </w:rPr>
              <w:t xml:space="preserve">IN PROGRESS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Input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Per-gene Mutalyzer input files in </w:t>
            </w:r>
            <w:r>
              <w:rPr>
                <w:rFonts w:ascii="Courier New" w:cs="Courier New" w:eastAsia="Courier New" w:hAnsi="Courier New"/>
                <w:color w:val="2C2C2C"/>
                <w:sz w:val="20"/>
                <w:szCs w:val="20"/>
              </w:rPr>
              <w:t xml:space="preserve">04_Mutation_Processing/Mutalyzer/</w:t>
            </w:r>
            <w:r>
              <w:rPr>
                <w:b w:val="false"/>
                <w:bCs w:val="false"/>
                <w:color w:val="000000"/>
                <w:sz w:val="20"/>
                <w:szCs w:val="20"/>
              </w:rPr>
              <w:t xml:space="preserve"> + mutalyzer_batch_input.txt (1,144 entries)</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Mutalyzer-normalised HGVS variant descriptions (pending completion)</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Tool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Mutalyzer (https://mutalyzer.nl) — variant description normalisation, position conversion, and liftover API</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Mutalyzer input files generated for ~41 genes. Per-gene files use NC_XXXXXX.XX:g. format (GRCh38 chromosomal coordinates). Multi-part files exist for high-mutation-count genes (e.g. CYBB has parts 1–10, CD40L has parts 1–3). Batch submission pending.</w:t>
            </w:r>
          </w:p>
        </w:tc>
      </w:tr>
      <w:tr>
        <w:tc>
          <w:tcPr>
            <w:vMerge w:val="continue"/>
            <w:tcBorders>
              <w:top w:val="single" w:color="2E75B6" w:sz="1"/>
              <w:left w:val="single" w:color="2E75B6" w:sz="1"/>
              <w:bottom w:val="single" w:color="2E75B6" w:sz="1"/>
              <w:right w:val="single" w:color="2E75B6" w:sz="1"/>
            </w:tcBorders>
          </w:tcPr>
          <w:p/>
        </w:tc>
        <w:tc>
          <w:tcPr>
            <w:tcW w:type="dxa" w:w="5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color w:val="1F3864"/>
                <w:sz w:val="20"/>
                <w:szCs w:val="20"/>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b w:val="false"/>
                <w:bCs w:val="false"/>
                <w:color w:val="000000"/>
                <w:sz w:val="20"/>
                <w:szCs w:val="20"/>
              </w:rPr>
              <w:t xml:space="preserve">For genes WITH RSG (122 genes): use Mutalyzer to map from NC_-based hg38 coordinates to NG_-based HGVS descriptions using the LRG transcript as intermediary. For genes WITHOUT RSG (10 genes): NC_-based hg38 descriptions are the final output. Output will feed into IDbases → LOVD migration.</w:t>
            </w:r>
          </w:p>
        </w:tc>
      </w:tr>
    </w:tbl>
    <w:p>
      <w:pPr>
        <w:spacing w:after="40" w:before="40"/>
      </w:pPr>
    </w:p>
    <w:p>
      <w:pPr>
        <w:pStyle w:val="Heading3"/>
        <w:spacing w:after="80" w:before="200"/>
      </w:pPr>
      <w:r>
        <w:rPr>
          <w:rFonts w:ascii="Arial" w:cs="Arial" w:eastAsia="Arial" w:hAnsi="Arial"/>
          <w:b/>
          <w:bCs/>
          <w:color w:val="1F3864"/>
          <w:sz w:val="24"/>
          <w:szCs w:val="24"/>
        </w:rPr>
        <w:t xml:space="preserve">Step 6 — Mutalyzer Input Format</w:t>
      </w:r>
    </w:p>
    <w:p>
      <w:pPr>
        <w:spacing w:after="60" w:before="60"/>
      </w:pPr>
      <w:r>
        <w:rPr>
          <w:b w:val="false"/>
          <w:bCs w:val="false"/>
          <w:color w:val="000000"/>
          <w:sz w:val="20"/>
          <w:szCs w:val="20"/>
        </w:rPr>
        <w:t xml:space="preserve">Each per-gene Mutalyzer file (e.g. </w:t>
      </w:r>
      <w:r>
        <w:rPr>
          <w:rFonts w:ascii="Courier New" w:cs="Courier New" w:eastAsia="Courier New" w:hAnsi="Courier New"/>
          <w:color w:val="2C2C2C"/>
          <w:sz w:val="20"/>
          <w:szCs w:val="20"/>
        </w:rPr>
        <w:t xml:space="preserve">ADA_mutalyzer.txt</w:t>
      </w:r>
      <w:r>
        <w:rPr>
          <w:b w:val="false"/>
          <w:bCs w:val="false"/>
          <w:color w:val="000000"/>
          <w:sz w:val="20"/>
          <w:szCs w:val="20"/>
        </w:rPr>
        <w:t xml:space="preserve">) contains one variant per line in NC_ format:</w:t>
      </w:r>
    </w:p>
    <w:p>
      <w:pPr>
        <w:spacing w:after="60" w:before="60"/>
      </w:pPr>
      <w:r>
        <w:rPr>
          <w:rFonts w:ascii="Courier New" w:cs="Courier New" w:eastAsia="Courier New" w:hAnsi="Courier New"/>
          <w:color w:val="2C2C2C"/>
          <w:sz w:val="18"/>
          <w:szCs w:val="18"/>
        </w:rPr>
        <w:t xml:space="preserve">NC_000020.11:g.44617593_44617594del	# A0042_Allele_2_g.35143_35144delAG_c.1114_1115delAG_p.K340fsX348</w:t>
      </w:r>
    </w:p>
    <w:p>
      <w:pPr>
        <w:spacing w:after="40" w:before="40"/>
      </w:pPr>
    </w:p>
    <w:p>
      <w:pPr>
        <w:spacing w:after="60" w:before="60"/>
      </w:pPr>
      <w:r>
        <w:rPr>
          <w:b w:val="false"/>
          <w:bCs w:val="false"/>
          <w:color w:val="000000"/>
          <w:sz w:val="20"/>
          <w:szCs w:val="20"/>
        </w:rPr>
        <w:t xml:space="preserve">The batch input file (</w:t>
      </w:r>
      <w:r>
        <w:rPr>
          <w:rFonts w:ascii="Courier New" w:cs="Courier New" w:eastAsia="Courier New" w:hAnsi="Courier New"/>
          <w:color w:val="2C2C2C"/>
          <w:sz w:val="20"/>
          <w:szCs w:val="20"/>
        </w:rPr>
        <w:t xml:space="preserve">mutalyzer_batch_input.txt</w:t>
      </w:r>
      <w:r>
        <w:rPr>
          <w:b w:val="false"/>
          <w:bCs w:val="false"/>
          <w:color w:val="000000"/>
          <w:sz w:val="20"/>
          <w:szCs w:val="20"/>
        </w:rPr>
        <w:t xml:space="preserve">) consolidates all genes and is suitable for Mutalyzer batch position converter submission. Each entry retains a comment identifying the original IDbases accession and systematic name for traceability.</w:t>
      </w:r>
    </w:p>
    <w:p>
      <w:r>
        <w:br w:type="page"/>
      </w:r>
    </w:p>
    <w:p>
      <w:pPr>
        <w:pStyle w:val="Heading1"/>
        <w:pBdr>
          <w:bottom w:val="single" w:color="1F3864" w:sz="8" w:space="4"/>
        </w:pBdr>
        <w:spacing w:after="160" w:before="360"/>
      </w:pPr>
      <w:r>
        <w:rPr>
          <w:rFonts w:ascii="Arial" w:cs="Arial" w:eastAsia="Arial" w:hAnsi="Arial"/>
          <w:b/>
          <w:bCs/>
          <w:color w:val="1F3864"/>
          <w:sz w:val="36"/>
          <w:szCs w:val="36"/>
        </w:rPr>
        <w:t xml:space="preserve">3.  File &amp; Directory Structure</w:t>
      </w:r>
    </w:p>
    <w:p>
      <w:pPr>
        <w:spacing w:after="40" w:before="40"/>
      </w:pPr>
    </w:p>
    <w:p>
      <w:pPr>
        <w:spacing w:after="60" w:before="60"/>
      </w:pPr>
      <w:r>
        <w:rPr>
          <w:b/>
          <w:bCs/>
          <w:color w:val="000000"/>
          <w:sz w:val="22"/>
          <w:szCs w:val="22"/>
        </w:rPr>
        <w:t xml:space="preserve">Thesis root: </w:t>
      </w:r>
      <w:r>
        <w:rPr>
          <w:rFonts w:ascii="Courier New" w:cs="Courier New" w:eastAsia="Courier New" w:hAnsi="Courier New"/>
          <w:color w:val="2C2C2C"/>
          <w:sz w:val="20"/>
          <w:szCs w:val="20"/>
        </w:rPr>
        <w:t xml:space="preserve">C:\Users\BornLoser\Desktop\Assignment\Thesis\</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Path</w:t>
            </w:r>
          </w:p>
        </w:tc>
        <w:tc>
          <w:tcPr>
            <w:tcW w:type="dxa" w:w="52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02_Source_Database/idbase/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Raw IDbases pub.html files — one sub-folder per gene (e.g. ADAbase/)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02_Source_Database/IDBases_Summary.xlsx</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used as input to LRG.py for RSG lookup</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04_Mutation_Processing/Output/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Primary output directory for processed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7,341 DNA mutations from all IDbases genes (Step 1 output)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LRG_RefSeqGene.txt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NCBI FTP LRG→RSG mapping file (source for Step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LRG.csv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IDbases genes with NG_ RSG accessions (Step 2 output; 122 with RSG, 10 without)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First hits.csv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Compiled 100%-identity BLAST hits per gene vs hg16/17/18 (Step 4 output)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all_variants_hg38.vcf</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~1,189 deduplicated GRCh38 variants in VCF 4.2 format (Step 5c output)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bed_to_vcf_skipped.tsv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that could not be parsed into REF/ALT (Step 5c skips log)</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04_Mutation_Processing/Scripts/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All pipeline scripts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extract_mutations.py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Parse pub.html → all_mutations.tsv</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Match gene names to LRG_RefSeqGene.txt → LRG.csv</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generate_bed.py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Parse pub.html + First hits.csv → BED files (Python)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generate_bed.ps1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Equivalent PowerShell version of generate_bed.py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bed_to_vcf.py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5c: Parse hg38 BED names → VCF REF/ALT + skipped log</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04_Mutation_Processing/DNA sequences/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Reference DNA sequence files per gene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Raw file/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Original downloaded/extracted FASTA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Processed FASTA file/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Cleaned/standardised FASTA files ready for BLAST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Reference sequence/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Confirmed reference sequences used as BLAST queries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BLAST fail due to memory/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Sequences that caused BLAST memory failure (e.g. AP3B1 at 294 kb)</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04_Mutation_Processing/Mutalyzer/</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Mutalyzer input files (Step 6)</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GENE_mutalyzer.txt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NC_ format variant entries (e.g. ADA_mutalyzer.txt)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GENE_partN_mutalyzer.txt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Multi-part files for high-volume genes (CYBB: parts 1-10; CD40L, CTSC: parts 1-3)</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mutalyzer_batch_input.txt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All 1,144 NC_ entries consolidated for batch submission to Mutalyzer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03_BED_Files/BED/</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BED files for hg16/17/18 (262 files total)</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GENE_hgXX.BED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per-assembly BED (e.g. ADA_hg16.BED, ADA_hg17.BED, ADA_hg18.BED)</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03_BED_Files/BED/hg38/</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Post-liftover GRCh38 BED files (131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GENE_hg38_XX.BED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Post-liftover BED (e.g. ADA_hg38_16.BED = ADA lifted from hg16 to hg38)</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04_Mutation_Processing/Logs/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Processing logs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oob_check.txt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Out-of-bounds mutation position check (genes with mutations beyond BLAST alignment)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bed_output.txt, bed_error.txt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BED generation stdout and stderr logs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05_Testing/Test/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Local BLAST test database files (hg13, hg15 chr5 only)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hg13.*, hg15.*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BLAST database index files for hg13/hg15 chromosomal sequences (test/validation use)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  C6.FASTA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Test query FASTA used for local BLAST validation</w:t>
            </w:r>
          </w:p>
        </w:tc>
      </w:tr>
    </w:tbl>
    <w:p>
      <w:r>
        <w:br w:type="page"/>
      </w:r>
    </w:p>
    <w:p>
      <w:pPr>
        <w:pStyle w:val="Heading1"/>
        <w:pBdr>
          <w:bottom w:val="single" w:color="1F3864" w:sz="8" w:space="4"/>
        </w:pBdr>
        <w:spacing w:after="160" w:before="360"/>
      </w:pPr>
      <w:r>
        <w:rPr>
          <w:rFonts w:ascii="Arial" w:cs="Arial" w:eastAsia="Arial" w:hAnsi="Arial"/>
          <w:b/>
          <w:bCs/>
          <w:color w:val="1F3864"/>
          <w:sz w:val="36"/>
          <w:szCs w:val="36"/>
        </w:rPr>
        <w:t xml:space="preserve">4.  Scripts Reference</w:t>
      </w:r>
    </w:p>
    <w:p>
      <w:pPr>
        <w:spacing w:after="40"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80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Script</w:t>
            </w:r>
          </w:p>
        </w:tc>
        <w:tc>
          <w:tcPr>
            <w:tcW w:type="dxa" w:w="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Step</w:t>
            </w:r>
          </w:p>
        </w:tc>
        <w:tc>
          <w:tcPr>
            <w:tcW w:type="dxa" w:w="5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Purpose &amp; Key Details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extract_mutations.py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Parses IDbases pub.html files → all_mutations.tsv. Strips HTML, extracts: gene (from folder name), accession, systematic name, IDRefSeq position start/end (1-based), mutation type (/name field), allele number. Deduplicates by (accession, allele, pos_start, pos_end). in_dna not reset after /loc capture.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LRG.py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2</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Reads IDBases_Summary.xlsx + LRG_RefSeqGene.txt. Matches each gene Symbol to NG_ RSG accession. Outputs LRG.csv. 10 genes remain unmatched (blank RSG).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generate_bed.py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5a</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Loads First hits.csv (100% identity BLAST hits only). Re-parses pub.html mutations. Converts IDRefSeq positions to genomic coordinates via BLAST alignment extrapolation. Writes GENE_hgXX.BED files (0-based, half-open, 6-column). LRRC8A and IL12RB1 resolve via standard GENE_DNA naming. Skips genes with no 100% BLAST hit or no DNA mutations.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generate_bed.ps1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5a</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PowerShell equivalent of generate_bed.py. Uses same First hits.csv, same BLAST coordinate conversion logic. Also handles special cases (CD40L, FUCT1); LRRC8A and IL12RB1 now resolve via standard GENE_DNA naming. Note: PowerShell version resets in_dna after each /loc capture (minor behavioural difference from Python version).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eastAsia="Courier New" w:hAnsi="Courier New"/>
                <w:color w:val="2C2C2C"/>
                <w:sz w:val="20"/>
                <w:szCs w:val="20"/>
              </w:rPr>
              <w:t xml:space="preserve">bed_to_vcf.py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b/>
                <w:bCs/>
                <w:color w:val="000000"/>
                <w:sz w:val="22"/>
                <w:szCs w:val="22"/>
              </w:rPr>
              <w:t xml:space="preserve">5c</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Converts hg38 BED files to VCF 4.2. Parses REF/ALT from BED name field using regex patterns: substitutions (g./c.), delins, deletions (with/without sequence), duplications, insertions. Converts BED 0-based → VCF 1-based. Deduplicates by (chrom, pos, REF, ALT). Sorts by chromosome/position. Writes all_variants_hg38.vcf + bed_to_vcf_skipped.tsv.</w:t>
            </w:r>
          </w:p>
        </w:tc>
      </w:tr>
    </w:tbl>
    <w:p>
      <w:r>
        <w:br w:type="page"/>
      </w:r>
    </w:p>
    <w:p>
      <w:pPr>
        <w:pStyle w:val="Heading1"/>
        <w:pBdr>
          <w:bottom w:val="single" w:color="1F3864" w:sz="8" w:space="4"/>
        </w:pBdr>
        <w:spacing w:after="160" w:before="360"/>
      </w:pPr>
      <w:r>
        <w:rPr>
          <w:rFonts w:ascii="Arial" w:cs="Arial" w:eastAsia="Arial" w:hAnsi="Arial"/>
          <w:b/>
          <w:bCs/>
          <w:color w:val="1F3864"/>
          <w:sz w:val="36"/>
          <w:szCs w:val="36"/>
        </w:rPr>
        <w:t xml:space="preserve">5.  Known Issues &amp; Notes</w:t>
      </w:r>
    </w:p>
    <w:p>
      <w:pPr>
        <w:spacing w:after="40" w:before="40"/>
      </w:pPr>
    </w:p>
    <w:p>
      <w:pPr>
        <w:pStyle w:val="Heading2"/>
        <w:spacing w:after="100" w:before="280"/>
      </w:pPr>
      <w:r>
        <w:rPr>
          <w:rFonts w:ascii="Arial" w:cs="Arial" w:eastAsia="Arial" w:hAnsi="Arial"/>
          <w:b/>
          <w:bCs/>
          <w:color w:val="2E75B6"/>
          <w:sz w:val="28"/>
          <w:szCs w:val="28"/>
        </w:rPr>
        <w:t xml:space="preserve">5.1  Genome Assembly Versions</w:t>
      </w:r>
    </w:p>
    <w:p>
      <w:pPr>
        <w:spacing w:after="60" w:before="60"/>
      </w:pPr>
      <w:r>
        <w:rPr>
          <w:b w:val="false"/>
          <w:bCs w:val="false"/>
          <w:color w:val="000000"/>
          <w:sz w:val="22"/>
          <w:szCs w:val="22"/>
        </w:rPr>
        <w:t xml:space="preserve">IDbases mutations reference IDRefSeq coordinates that were anchored to specific genome builds (hg16/17/18) depending on when each database was last curated. Running BLAST against all three assemblies and generating BED files for each ensures the correct coordinates are available. Coordinate shifts between assemblies are significant (e.g. ADA chromosome 20 locus: 43,932,593 in hg16 vs 44,617,593 in hg38 — a shift of ~685 kb).</w:t>
      </w:r>
    </w:p>
    <w:p>
      <w:pPr>
        <w:spacing w:after="40" w:before="40"/>
      </w:pPr>
    </w:p>
    <w:p>
      <w:pPr>
        <w:pStyle w:val="Heading2"/>
        <w:spacing w:after="100" w:before="280"/>
      </w:pPr>
      <w:r>
        <w:rPr>
          <w:rFonts w:ascii="Arial" w:cs="Arial" w:eastAsia="Arial" w:hAnsi="Arial"/>
          <w:b/>
          <w:bCs/>
          <w:color w:val="2E75B6"/>
          <w:sz w:val="28"/>
          <w:szCs w:val="28"/>
        </w:rPr>
        <w:t xml:space="preserve">5.2  RefSeqGene = Full Genomic Sequence</w:t>
      </w:r>
    </w:p>
    <w:p>
      <w:pPr>
        <w:spacing w:after="60" w:before="60"/>
      </w:pPr>
      <w:r>
        <w:rPr>
          <w:b w:val="false"/>
          <w:bCs w:val="false"/>
          <w:color w:val="000000"/>
          <w:sz w:val="22"/>
          <w:szCs w:val="22"/>
        </w:rPr>
        <w:t xml:space="preserve">NG_ accessions are full genomic sequences covering the entire gene locus (exons + introns + flanking regions), not CDS-only. IDRefSeq positions are 1-based positions within this full-length sequence. When translating to mRNA-based (c.) or protein-based (p.) coordinates, the CDS offset within the sequence must be applied. The BLAST query sequence is the full IDRefSeq FASTA, so BLAST coordinates directly correspond to IDRefSeq positions.</w:t>
      </w:r>
    </w:p>
    <w:p>
      <w:pPr>
        <w:spacing w:after="40" w:before="40"/>
      </w:pPr>
    </w:p>
    <w:p>
      <w:pPr>
        <w:pStyle w:val="Heading2"/>
        <w:spacing w:after="100" w:before="280"/>
      </w:pPr>
      <w:r>
        <w:rPr>
          <w:rFonts w:ascii="Arial" w:cs="Arial" w:eastAsia="Arial" w:hAnsi="Arial"/>
          <w:b/>
          <w:bCs/>
          <w:color w:val="2E75B6"/>
          <w:sz w:val="28"/>
          <w:szCs w:val="28"/>
        </w:rPr>
        <w:t xml:space="preserve">5.3  Missing RSGs — Chromosomal Path</w:t>
      </w:r>
    </w:p>
    <w:p>
      <w:pPr>
        <w:spacing w:after="60" w:before="60"/>
      </w:pPr>
      <w:r>
        <w:rPr>
          <w:b w:val="false"/>
          <w:bCs w:val="false"/>
          <w:color w:val="000000"/>
          <w:sz w:val="22"/>
          <w:szCs w:val="22"/>
        </w:rPr>
        <w:t xml:space="preserve">The 10 genes without an NG_ accession (CD40L, IL12RB1, MRE11A, NP, TAZ, BIRC4, ELA2, IGHG2, IGHM, MAPBPIP) must use chromosomal NC_ references for Mutalyzer. Their hg38 BED coordinates (from liftover) provide the GRCh38 positions needed to construct NC_XXXXXX.XX:g. HGVS descriptions directly.</w:t>
      </w:r>
    </w:p>
    <w:p>
      <w:pPr>
        <w:spacing w:after="40" w:before="40"/>
      </w:pPr>
    </w:p>
    <w:p>
      <w:pPr>
        <w:pStyle w:val="Heading2"/>
        <w:spacing w:after="100" w:before="280"/>
      </w:pPr>
      <w:r>
        <w:rPr>
          <w:rFonts w:ascii="Arial" w:cs="Arial" w:eastAsia="Arial" w:hAnsi="Arial"/>
          <w:b/>
          <w:bCs/>
          <w:color w:val="2E75B6"/>
          <w:sz w:val="28"/>
          <w:szCs w:val="28"/>
        </w:rPr>
        <w:t xml:space="preserve">5.4  Out-of-Bounds Positions</w:t>
      </w:r>
    </w:p>
    <w:p>
      <w:pPr>
        <w:spacing w:after="60" w:before="60"/>
      </w:pPr>
      <w:r>
        <w:rPr>
          <w:b w:val="false"/>
          <w:bCs w:val="false"/>
          <w:color w:val="000000"/>
          <w:sz w:val="22"/>
          <w:szCs w:val="22"/>
        </w:rPr>
        <w:t xml:space="preserve">Five genes (ZAP70, STX11, UNC13D, ADA, NP) have mutation positions that exceed the qend of their BLAST alignment by up to 8,059 positions. These are currently handled by linear extrapolation in generate_bed.py. The extrapolated positions should be reviewed in Mutalyzer output — if the liftover fails or Mutalyzer rejects the coordinates, the underlying BLAST query sequence may need to be extended or an alternative reference used.</w:t>
      </w:r>
    </w:p>
    <w:p>
      <w:pPr>
        <w:spacing w:after="40" w:before="40"/>
      </w:pPr>
    </w:p>
    <w:p>
      <w:pPr>
        <w:pStyle w:val="Heading2"/>
        <w:spacing w:after="100" w:before="280"/>
      </w:pPr>
      <w:r>
        <w:rPr>
          <w:rFonts w:ascii="Arial" w:cs="Arial" w:eastAsia="Arial" w:hAnsi="Arial"/>
          <w:b/>
          <w:bCs/>
          <w:color w:val="2E75B6"/>
          <w:sz w:val="28"/>
          <w:szCs w:val="28"/>
        </w:rPr>
        <w:t xml:space="preserve">5.5  Mutalyzer Liftover Strategy</w:t>
      </w:r>
    </w:p>
    <w:p>
      <w:pPr>
        <w:spacing w:after="60" w:before="60"/>
      </w:pPr>
      <w:r>
        <w:rPr>
          <w:b w:val="false"/>
          <w:bCs w:val="false"/>
          <w:color w:val="000000"/>
          <w:sz w:val="22"/>
          <w:szCs w:val="22"/>
        </w:rPr>
        <w:t xml:space="preserve">Mutalyzer's position converter supports NC_-based variants. For NG_-based HGVS descriptions, the mapping tool with the LRG transcript as intermediary should be used. The batch input file (</w:t>
      </w:r>
      <w:r>
        <w:rPr>
          <w:rFonts w:ascii="Courier New" w:cs="Courier New" w:eastAsia="Courier New" w:hAnsi="Courier New"/>
          <w:color w:val="2C2C2C"/>
          <w:sz w:val="20"/>
          <w:szCs w:val="20"/>
        </w:rPr>
        <w:t xml:space="preserve">mutalyzer_batch_input.txt</w:t>
      </w:r>
      <w:r>
        <w:rPr>
          <w:b w:val="false"/>
          <w:bCs w:val="false"/>
          <w:color w:val="000000"/>
          <w:sz w:val="22"/>
          <w:szCs w:val="22"/>
        </w:rPr>
        <w:t xml:space="preserve">) already uses NC_ coordinates, which Mutalyzer can directly normalise and then map to NG_ via transcript mapping tables.</w:t>
      </w:r>
    </w:p>
    <w:p>
      <w:pPr>
        <w:spacing w:after="40" w:before="40"/>
      </w:pPr>
    </w:p>
    <w:p>
      <w:pPr>
        <w:pStyle w:val="Heading2"/>
        <w:spacing w:after="100" w:before="280"/>
      </w:pPr>
      <w:r>
        <w:rPr>
          <w:rFonts w:ascii="Arial" w:cs="Arial" w:eastAsia="Arial" w:hAnsi="Arial"/>
          <w:b/>
          <w:bCs/>
          <w:color w:val="2E75B6"/>
          <w:sz w:val="28"/>
          <w:szCs w:val="28"/>
        </w:rPr>
        <w:t xml:space="preserve">5.6  LUNARC Cluster Notes</w:t>
      </w:r>
    </w:p>
    <w:p>
      <w:pPr>
        <w:spacing w:after="60" w:before="60"/>
      </w:pPr>
      <w:r>
        <w:rPr>
          <w:b w:val="false"/>
          <w:bCs w:val="false"/>
          <w:color w:val="000000"/>
          <w:sz w:val="22"/>
          <w:szCs w:val="22"/>
        </w:rPr>
        <w:t xml:space="preserve">BLAST jobs were submitted to the </w:t>
      </w:r>
      <w:r>
        <w:rPr>
          <w:b/>
          <w:bCs/>
          <w:color w:val="000000"/>
          <w:sz w:val="22"/>
          <w:szCs w:val="22"/>
        </w:rPr>
        <w:t xml:space="preserve">LUNARC Cosmos</w:t>
      </w:r>
      <w:r>
        <w:rPr>
          <w:b w:val="false"/>
          <w:bCs w:val="false"/>
          <w:color w:val="000000"/>
          <w:sz w:val="22"/>
          <w:szCs w:val="22"/>
        </w:rPr>
        <w:t xml:space="preserve"> HPC cluster (not Aurora) at Lund University via SLURM. blast_all.sh contains the job script. Results were retrieved from LUNARC for compilation into First hits.csv. The AP3B1 gene (294,343 bp) required special memory allocation and is tracked in the 'BLAST fail due to memory' sub-folder.</w:t>
      </w:r>
    </w:p>
    <w:p>
      <w:pPr>
        <w:spacing w:after="40" w:before="40"/>
      </w:pPr>
    </w:p>
    <w:p>
      <w:pPr>
        <w:pStyle w:val="Heading2"/>
        <w:spacing w:after="100" w:before="280"/>
      </w:pPr>
      <w:r>
        <w:rPr>
          <w:rFonts w:ascii="Arial" w:cs="Arial" w:eastAsia="Arial" w:hAnsi="Arial"/>
          <w:b/>
          <w:bCs/>
          <w:color w:val="2E75B6"/>
          <w:sz w:val="28"/>
          <w:szCs w:val="28"/>
        </w:rPr>
        <w:t xml:space="preserve">5.7  Gene Name Discrepancies</w:t>
      </w:r>
    </w:p>
    <w:p>
      <w:pPr>
        <w:spacing w:after="60" w:before="60"/>
      </w:pPr>
      <w:r>
        <w:rPr>
          <w:b w:val="false"/>
          <w:bCs w:val="false"/>
          <w:color w:val="000000"/>
          <w:sz w:val="22"/>
          <w:szCs w:val="22"/>
        </w:rPr>
        <w:t xml:space="preserve">See Step 3 Data Anomalies table for full details. Key issues: PNP/NP naming conflict, SLC35B1/FUCT1 file naming mismatch, STAT2 file containing STAT5B sequence, C8B file containing TAPBP sequence. All identified anomalies have been noted in the 'Note when doing sequence extraction' working document.</w:t>
      </w:r>
    </w:p>
    <w:p>
      <w:r>
        <w:br w:type="page"/>
      </w:r>
    </w:p>
    <w:p>
      <w:pPr>
        <w:pStyle w:val="Heading1"/>
        <w:pBdr>
          <w:bottom w:val="single" w:color="1F3864" w:sz="8" w:space="4"/>
        </w:pBdr>
        <w:spacing w:after="160" w:before="360"/>
      </w:pPr>
      <w:r>
        <w:rPr>
          <w:rFonts w:ascii="Arial" w:cs="Arial" w:eastAsia="Arial" w:hAnsi="Arial"/>
          <w:b/>
          <w:bCs/>
          <w:color w:val="1F3864"/>
          <w:sz w:val="36"/>
          <w:szCs w:val="36"/>
        </w:rPr>
        <w:t xml:space="preserve">6.  Immediate Next Steps</w:t>
      </w:r>
    </w:p>
    <w:p>
      <w:pPr>
        <w:spacing w:after="40" w:before="40"/>
      </w:pPr>
    </w:p>
    <w:p>
      <w:pPr>
        <w:pStyle w:val="Heading2"/>
        <w:spacing w:after="100" w:before="280"/>
      </w:pPr>
      <w:r>
        <w:rPr>
          <w:rFonts w:ascii="Arial" w:cs="Arial" w:eastAsia="Arial" w:hAnsi="Arial"/>
          <w:b/>
          <w:bCs/>
          <w:color w:val="2E75B6"/>
          <w:sz w:val="28"/>
          <w:szCs w:val="28"/>
        </w:rPr>
        <w:t xml:space="preserve">6.1  Complete Mutalyzer Submission (Step 6)</w:t>
      </w:r>
    </w:p>
    <w:p>
      <w:pPr>
        <w:pStyle w:val="ListParagraph"/>
        <w:numPr>
          <w:ilvl w:val="0"/>
          <w:numId w:val="2"/>
        </w:numPr>
        <w:spacing w:after="40" w:before="40"/>
      </w:pPr>
      <w:r>
        <w:rPr>
          <w:b w:val="false"/>
          <w:bCs w:val="false"/>
          <w:color w:val="000000"/>
          <w:sz w:val="20"/>
          <w:szCs w:val="20"/>
        </w:rPr>
        <w:t xml:space="preserve">Submit </w:t>
      </w:r>
      <w:r>
        <w:rPr>
          <w:rFonts w:ascii="Courier New" w:cs="Courier New" w:eastAsia="Courier New" w:hAnsi="Courier New"/>
          <w:color w:val="2C2C2C"/>
          <w:sz w:val="20"/>
          <w:szCs w:val="20"/>
        </w:rPr>
        <w:t xml:space="preserve">mutalyzer_batch_input.txt</w:t>
      </w:r>
      <w:r>
        <w:rPr>
          <w:b w:val="false"/>
          <w:bCs w:val="false"/>
          <w:color w:val="000000"/>
          <w:sz w:val="20"/>
          <w:szCs w:val="20"/>
        </w:rPr>
        <w:t xml:space="preserve"> to Mutalyzer batch position converter via the web interface or REST API</w:t>
      </w:r>
    </w:p>
    <w:p>
      <w:pPr>
        <w:pStyle w:val="ListParagraph"/>
        <w:numPr>
          <w:ilvl w:val="0"/>
          <w:numId w:val="2"/>
        </w:numPr>
        <w:spacing w:after="40" w:before="40"/>
      </w:pPr>
      <w:r>
        <w:rPr>
          <w:b w:val="false"/>
          <w:bCs w:val="false"/>
          <w:color w:val="000000"/>
          <w:sz w:val="20"/>
          <w:szCs w:val="20"/>
        </w:rPr>
        <w:t xml:space="preserve">For multi-part files (CYBB, CD40L, CTSC), submit each part separately and concatenate results</w:t>
      </w:r>
    </w:p>
    <w:p>
      <w:pPr>
        <w:pStyle w:val="ListParagraph"/>
        <w:numPr>
          <w:ilvl w:val="0"/>
          <w:numId w:val="2"/>
        </w:numPr>
        <w:spacing w:after="40" w:before="40"/>
      </w:pPr>
      <w:r>
        <w:rPr>
          <w:b w:val="false"/>
          <w:bCs w:val="false"/>
          <w:color w:val="000000"/>
          <w:sz w:val="20"/>
          <w:szCs w:val="20"/>
        </w:rPr>
        <w:t xml:space="preserve">Review Mutalyzer output for errors, position shifts, and warnings about out-of-bounds coordinates</w:t>
      </w:r>
    </w:p>
    <w:p>
      <w:pPr>
        <w:pStyle w:val="ListParagraph"/>
        <w:numPr>
          <w:ilvl w:val="0"/>
          <w:numId w:val="2"/>
        </w:numPr>
        <w:spacing w:after="40" w:before="40"/>
      </w:pPr>
      <w:r>
        <w:rPr>
          <w:b w:val="false"/>
          <w:bCs w:val="false"/>
          <w:color w:val="000000"/>
          <w:sz w:val="20"/>
          <w:szCs w:val="20"/>
        </w:rPr>
        <w:t xml:space="preserve">For genes without RSG: confirm NC_-based HGVS descriptions are accepted by Mutalyzer as-is</w:t>
      </w:r>
    </w:p>
    <w:p>
      <w:pPr>
        <w:pStyle w:val="ListParagraph"/>
        <w:numPr>
          <w:ilvl w:val="0"/>
          <w:numId w:val="2"/>
        </w:numPr>
        <w:spacing w:after="40" w:before="40"/>
      </w:pPr>
      <w:r>
        <w:rPr>
          <w:b w:val="false"/>
          <w:bCs w:val="false"/>
          <w:color w:val="000000"/>
          <w:sz w:val="20"/>
          <w:szCs w:val="20"/>
        </w:rPr>
        <w:t xml:space="preserve">For genes with RSG: use Mutalyzer mapping tool to convert NC_ descriptions to NG_ (LRG-based) HGVS</w:t>
      </w:r>
    </w:p>
    <w:p>
      <w:pPr>
        <w:spacing w:after="40" w:before="40"/>
      </w:pPr>
    </w:p>
    <w:p>
      <w:pPr>
        <w:pStyle w:val="Heading2"/>
        <w:spacing w:after="100" w:before="280"/>
      </w:pPr>
      <w:r>
        <w:rPr>
          <w:rFonts w:ascii="Arial" w:cs="Arial" w:eastAsia="Arial" w:hAnsi="Arial"/>
          <w:b/>
          <w:bCs/>
          <w:color w:val="2E75B6"/>
          <w:sz w:val="28"/>
          <w:szCs w:val="28"/>
        </w:rPr>
        <w:t xml:space="preserve">6.2  Validate Outputs</w:t>
      </w:r>
    </w:p>
    <w:p>
      <w:pPr>
        <w:pStyle w:val="ListParagraph"/>
        <w:numPr>
          <w:ilvl w:val="0"/>
          <w:numId w:val="2"/>
        </w:numPr>
        <w:spacing w:after="40" w:before="40"/>
      </w:pPr>
      <w:r>
        <w:rPr>
          <w:b w:val="false"/>
          <w:bCs w:val="false"/>
          <w:color w:val="000000"/>
          <w:sz w:val="20"/>
          <w:szCs w:val="20"/>
        </w:rPr>
        <w:t xml:space="preserve">Spot-check BED coordinates in UCSC Genome Browser (hg38) for a sample of genes</w:t>
      </w:r>
    </w:p>
    <w:p>
      <w:pPr>
        <w:pStyle w:val="ListParagraph"/>
        <w:numPr>
          <w:ilvl w:val="0"/>
          <w:numId w:val="2"/>
        </w:numPr>
        <w:spacing w:after="40" w:before="40"/>
      </w:pPr>
      <w:r>
        <w:rPr>
          <w:b w:val="false"/>
          <w:bCs w:val="false"/>
          <w:color w:val="000000"/>
          <w:sz w:val="20"/>
          <w:szCs w:val="20"/>
        </w:rPr>
        <w:t xml:space="preserve">Cross-reference ADA Mutalyzer output against known ADA mutation literature</w:t>
      </w:r>
    </w:p>
    <w:p>
      <w:pPr>
        <w:pStyle w:val="ListParagraph"/>
        <w:numPr>
          <w:ilvl w:val="0"/>
          <w:numId w:val="2"/>
        </w:numPr>
        <w:spacing w:after="40" w:before="40"/>
      </w:pPr>
      <w:r>
        <w:rPr>
          <w:b w:val="false"/>
          <w:bCs w:val="false"/>
          <w:color w:val="000000"/>
          <w:sz w:val="20"/>
          <w:szCs w:val="20"/>
        </w:rPr>
        <w:t xml:space="preserve">Verify out-of-bounds genes (ZAP70, STX11, UNC13D) manually in Mutalyzer</w:t>
      </w:r>
    </w:p>
    <w:p>
      <w:pPr>
        <w:pStyle w:val="ListParagraph"/>
        <w:numPr>
          <w:ilvl w:val="0"/>
          <w:numId w:val="2"/>
        </w:numPr>
        <w:spacing w:after="40" w:before="40"/>
      </w:pPr>
      <w:r>
        <w:rPr>
          <w:b w:val="false"/>
          <w:bCs w:val="false"/>
          <w:color w:val="000000"/>
          <w:sz w:val="20"/>
          <w:szCs w:val="20"/>
        </w:rPr>
        <w:t xml:space="preserve">Review bed_to_vcf_skipped.tsv — manually parse or reclassify skipped entries where possible</w:t>
      </w:r>
    </w:p>
    <w:p>
      <w:pPr>
        <w:pStyle w:val="ListParagraph"/>
        <w:numPr>
          <w:ilvl w:val="0"/>
          <w:numId w:val="2"/>
        </w:numPr>
        <w:spacing w:after="40" w:before="40"/>
      </w:pPr>
      <w:r>
        <w:rPr>
          <w:b w:val="false"/>
          <w:bCs w:val="false"/>
          <w:color w:val="000000"/>
          <w:sz w:val="20"/>
          <w:szCs w:val="20"/>
        </w:rPr>
        <w:t xml:space="preserve">Verify STAT2 / STAT5B file conflict and C8B / TAPBP file conflict before finalising those genes</w:t>
      </w:r>
    </w:p>
    <w:p>
      <w:pPr>
        <w:spacing w:after="40" w:before="40"/>
      </w:pPr>
    </w:p>
    <w:p>
      <w:pPr>
        <w:pStyle w:val="Heading2"/>
        <w:spacing w:after="100" w:before="280"/>
      </w:pPr>
      <w:r>
        <w:rPr>
          <w:rFonts w:ascii="Arial" w:cs="Arial" w:eastAsia="Arial" w:hAnsi="Arial"/>
          <w:b/>
          <w:bCs/>
          <w:color w:val="2E75B6"/>
          <w:sz w:val="28"/>
          <w:szCs w:val="28"/>
        </w:rPr>
        <w:t xml:space="preserve">6.3  LOVD Migration Preparation</w:t>
      </w:r>
    </w:p>
    <w:p>
      <w:pPr>
        <w:pStyle w:val="ListParagraph"/>
        <w:numPr>
          <w:ilvl w:val="0"/>
          <w:numId w:val="2"/>
        </w:numPr>
        <w:spacing w:after="40" w:before="40"/>
      </w:pPr>
      <w:r>
        <w:rPr>
          <w:b w:val="false"/>
          <w:bCs w:val="false"/>
          <w:color w:val="000000"/>
          <w:sz w:val="20"/>
          <w:szCs w:val="20"/>
        </w:rPr>
        <w:t xml:space="preserve">Produce a LOVD-compatible import format (tab-delimited VCF with HGVS annotations from Mutalyzer output)</w:t>
      </w:r>
    </w:p>
    <w:p>
      <w:pPr>
        <w:pStyle w:val="ListParagraph"/>
        <w:numPr>
          <w:ilvl w:val="0"/>
          <w:numId w:val="2"/>
        </w:numPr>
        <w:spacing w:after="40" w:before="40"/>
      </w:pPr>
      <w:r>
        <w:rPr>
          <w:b w:val="false"/>
          <w:bCs w:val="false"/>
          <w:color w:val="000000"/>
          <w:sz w:val="20"/>
          <w:szCs w:val="20"/>
        </w:rPr>
        <w:t xml:space="preserve">Map IDbases patient records (accessions, phenotypes, clinical data) to LOVD patient/variant entry schema</w:t>
      </w:r>
    </w:p>
    <w:p>
      <w:pPr>
        <w:pStyle w:val="ListParagraph"/>
        <w:numPr>
          <w:ilvl w:val="0"/>
          <w:numId w:val="2"/>
        </w:numPr>
        <w:spacing w:after="40" w:before="40"/>
      </w:pPr>
      <w:r>
        <w:rPr>
          <w:b w:val="false"/>
          <w:bCs w:val="false"/>
          <w:color w:val="000000"/>
          <w:sz w:val="20"/>
          <w:szCs w:val="20"/>
        </w:rPr>
        <w:t xml:space="preserve">Set up a LOVD 3.0 instance and test import with ADA as pilot gene</w:t>
      </w:r>
    </w:p>
    <w:p>
      <w:pPr>
        <w:pStyle w:val="ListParagraph"/>
        <w:numPr>
          <w:ilvl w:val="0"/>
          <w:numId w:val="2"/>
        </w:numPr>
        <w:spacing w:after="40" w:before="40"/>
      </w:pPr>
      <w:r>
        <w:rPr>
          <w:b w:val="false"/>
          <w:bCs w:val="false"/>
          <w:color w:val="000000"/>
          <w:sz w:val="20"/>
          <w:szCs w:val="20"/>
        </w:rPr>
        <w:t xml:space="preserve">Align reference sequences to MANE Select transcripts (from </w:t>
      </w:r>
      <w:r>
        <w:rPr>
          <w:rFonts w:ascii="Courier New" w:cs="Courier New" w:eastAsia="Courier New" w:hAnsi="Courier New"/>
          <w:color w:val="2C2C2C"/>
          <w:sz w:val="20"/>
          <w:szCs w:val="20"/>
        </w:rPr>
        <w:t xml:space="preserve">01_Reference_Genomes/GRCh38_MANE/MANE.GRCh38.v1.5.ensembl_genomic.gff.gz</w:t>
      </w:r>
      <w:r>
        <w:rPr>
          <w:b w:val="false"/>
          <w:bCs w:val="false"/>
          <w:color w:val="000000"/>
          <w:sz w:val="20"/>
          <w:szCs w:val="20"/>
        </w:rPr>
        <w:t xml:space="preserve">)</w:t>
      </w:r>
    </w:p>
    <w:p>
      <w:pPr>
        <w:spacing w:after="40" w:before="40"/>
      </w:pPr>
    </w:p>
    <w:p>
      <w:pPr>
        <w:pBdr>
          <w:bottom w:val="single" w:color="2E75B6" w:sz="4" w:space="1"/>
        </w:pBdr>
        <w:spacing w:after="80" w:before="80"/>
      </w:pPr>
    </w:p>
    <w:p>
      <w:pPr>
        <w:spacing w:after="60" w:before="60"/>
        <w:jc w:val="center"/>
      </w:pPr>
      <w:r>
        <w:rPr>
          <w:b w:val="false"/>
          <w:bCs w:val="false"/>
          <w:color w:val="595959"/>
          <w:sz w:val="18"/>
          <w:szCs w:val="18"/>
        </w:rPr>
        <w:t xml:space="preserve">Document last updated: March 2026  |  Lund University Thesis Project  |  Khoi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right"/>
    </w:pPr>
    <w:r>
      <w:rPr>
        <w:b w:val="false"/>
        <w:bCs w:val="false"/>
        <w:color w:val="595959"/>
        <w:sz w:val="18"/>
        <w:szCs w:val="18"/>
      </w:rPr>
      <w:t xml:space="preserve">Khoi  |  Lund University  |  </w:t>
    </w:r>
    <w:r>
      <w:rPr>
        <w:color w:val="595959"/>
        <w:sz w:val="18"/>
        <w:szCs w:val="18"/>
      </w:rPr>
      <w:fldChar w:fldCharType="begin"/>
      <w:instrText xml:space="preserve">PAGE</w:instrText>
      <w:fldChar w:fldCharType="separate"/>
      <w:fldChar w:fldCharType="end"/>
    </w:r>
    <w:r>
      <w:rPr>
        <w:b w:val="false"/>
        <w:bCs w:val="false"/>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b/>
        <w:bCs/>
        <w:color w:val="1F3864"/>
        <w:sz w:val="18"/>
        <w:szCs w:val="18"/>
      </w:rPr>
      <w:t xml:space="preserve">Immunodeficiency Gene Reference Sequence Pipeline</w:t>
    </w:r>
    <w:r>
      <w:rPr>
        <w:b w:val="false"/>
        <w:bCs w:val="false"/>
        <w:color w:val="595959"/>
        <w:sz w:val="18"/>
        <w:szCs w:val="18"/>
      </w:rPr>
      <w:t xml:space="preserve">   —   Pipeline Documentation  |  Lund University Thesis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wk3llpht53t5pxcxztl" Type="http://schemas.openxmlformats.org/officeDocument/2006/relationships/hyperlink" Target="https://mutalyzer.n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2026-03-03T03:06:59.721Z</dcterms:created>
  <dcterms:modified xsi:type="dcterms:W3CDTF">2026-03-03T03:06:59.722Z</dcterms:modified>
</cp:coreProperties>
</file>

<file path=docProps/custom.xml><?xml version="1.0" encoding="utf-8"?>
<Properties xmlns="http://schemas.openxmlformats.org/officeDocument/2006/custom-properties" xmlns:vt="http://schemas.openxmlformats.org/officeDocument/2006/docPropsVTypes"/>
</file>